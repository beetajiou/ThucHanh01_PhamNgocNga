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7E9C" w:rsidRPr="00D6163C" w:rsidRDefault="00BA7E9C">
      <w:pPr>
        <w:pStyle w:val="Section1Phandau"/>
        <w:rPr>
          <w:ins w:id="6" w:author="Pham Ngoc Nga - B2505848" w:date="2025-10-19T23:59:00Z"/>
          <w:lang w:val="vi-VN"/>
          <w:rPrChange w:id="7" w:author="user" w:date="2025-10-21T12:48:00Z">
            <w:rPr>
              <w:ins w:id="8" w:author="Pham Ngoc Nga - B2505848" w:date="2025-10-19T23:59:00Z"/>
            </w:rPr>
          </w:rPrChange>
        </w:rPr>
        <w:pPrChange w:id="9" w:author="Pham Ngoc Nga - B2505848" w:date="2025-10-20T00:52:00Z">
          <w:pPr/>
        </w:pPrChange>
      </w:pPr>
      <w:ins w:id="10" w:author="Pham Ngoc Nga - B2505848" w:date="2025-10-19T23:59:00Z">
        <w:r w:rsidRPr="00D6163C">
          <w:rPr>
            <w:lang w:val="vi-VN"/>
          </w:rPr>
          <w:t>L</w:t>
        </w:r>
        <w:r w:rsidRPr="0052581E">
          <w:rPr>
            <w:lang w:val="vi-VN"/>
          </w:rPr>
          <w:t>ời</w:t>
        </w:r>
      </w:ins>
      <w:ins w:id="11" w:author="Pham Ngoc Nga - B2505848" w:date="2025-10-20T00:00:00Z">
        <w:r w:rsidRPr="0052581E">
          <w:rPr>
            <w:lang w:val="vi-VN"/>
          </w:rPr>
          <w:t xml:space="preserve"> c</w:t>
        </w:r>
        <w:r w:rsidRPr="0010268E">
          <w:rPr>
            <w:lang w:val="vi-VN"/>
          </w:rPr>
          <w:t>ảm ơn</w:t>
        </w:r>
        <w:r w:rsidRPr="0010268E">
          <w:rPr>
            <w:lang w:val="vi-VN"/>
          </w:rPr>
          <w:tab/>
        </w:r>
      </w:ins>
    </w:p>
    <w:p w:rsidR="00BA7E9C" w:rsidRPr="0052581E" w:rsidRDefault="00BA7E9C">
      <w:pPr>
        <w:rPr>
          <w:ins w:id="12" w:author="Pham Ngoc Nga - B2505848" w:date="2025-10-19T23:59:00Z"/>
          <w:rFonts w:ascii="Times New Roman" w:hAnsi="Times New Roman" w:cs="Times New Roman"/>
        </w:rPr>
      </w:pPr>
    </w:p>
    <w:p w:rsidR="00BA7E9C" w:rsidRPr="0052581E" w:rsidRDefault="00BA7E9C">
      <w:pPr>
        <w:rPr>
          <w:ins w:id="13" w:author="Pham Ngoc Nga - B2505848" w:date="2025-10-19T23:59:00Z"/>
          <w:rFonts w:ascii="Times New Roman" w:hAnsi="Times New Roman" w:cs="Times New Roman"/>
        </w:rPr>
      </w:pPr>
      <w:ins w:id="14" w:author="Pham Ngoc Nga - B2505848" w:date="2025-10-19T23:59:00Z">
        <w:r w:rsidRPr="0052581E">
          <w:rPr>
            <w:rFonts w:ascii="Times New Roman" w:hAnsi="Times New Roman" w:cs="Times New Roman"/>
          </w:rPr>
          <w:br w:type="page"/>
        </w:r>
      </w:ins>
    </w:p>
    <w:p w:rsidR="00BA7E9C" w:rsidRPr="00D6163C" w:rsidRDefault="00BA7E9C">
      <w:pPr>
        <w:pStyle w:val="Section1Phandau"/>
        <w:rPr>
          <w:ins w:id="15" w:author="Pham Ngoc Nga - B2505848" w:date="2025-10-19T23:59:00Z"/>
          <w:lang w:val="vi-VN"/>
          <w:rPrChange w:id="16" w:author="user" w:date="2025-10-21T12:48:00Z">
            <w:rPr>
              <w:ins w:id="17" w:author="Pham Ngoc Nga - B2505848" w:date="2025-10-19T23:59:00Z"/>
              <w:rFonts w:ascii="Times New Roman" w:hAnsi="Times New Roman" w:cs="Times New Roman"/>
            </w:rPr>
          </w:rPrChange>
        </w:rPr>
        <w:pPrChange w:id="18" w:author="Pham Ngoc Nga - B2505848" w:date="2025-10-20T00:52:00Z">
          <w:pPr/>
        </w:pPrChange>
      </w:pPr>
      <w:ins w:id="19" w:author="Pham Ngoc Nga - B2505848" w:date="2025-10-20T00:00:00Z">
        <w:r w:rsidRPr="0052581E">
          <w:rPr>
            <w:lang w:val="vi-VN"/>
          </w:rPr>
          <w:lastRenderedPageBreak/>
          <w:t>M</w:t>
        </w:r>
        <w:r w:rsidRPr="0010268E">
          <w:rPr>
            <w:lang w:val="vi-VN"/>
          </w:rPr>
          <w:t>ục lụ</w:t>
        </w:r>
        <w:r w:rsidRPr="00A35F65">
          <w:rPr>
            <w:lang w:val="vi-VN"/>
          </w:rPr>
          <w:t>c</w:t>
        </w:r>
      </w:ins>
    </w:p>
    <w:p w:rsidR="00BA7E9C" w:rsidRPr="0052581E" w:rsidRDefault="00BA7E9C">
      <w:pPr>
        <w:rPr>
          <w:ins w:id="20" w:author="Pham Ngoc Nga - B2505848" w:date="2025-10-19T23:59:00Z"/>
          <w:rFonts w:ascii="Times New Roman" w:hAnsi="Times New Roman" w:cs="Times New Roman"/>
        </w:rPr>
      </w:pPr>
      <w:ins w:id="21" w:author="Pham Ngoc Nga - B2505848" w:date="2025-10-19T23:59:00Z">
        <w:r w:rsidRPr="0052581E">
          <w:rPr>
            <w:rFonts w:ascii="Times New Roman" w:hAnsi="Times New Roman" w:cs="Times New Roman"/>
          </w:rPr>
          <w:br w:type="page"/>
        </w:r>
      </w:ins>
    </w:p>
    <w:p w:rsidR="00BA7E9C" w:rsidRPr="00D6163C" w:rsidRDefault="00BA7E9C">
      <w:pPr>
        <w:pStyle w:val="Section1Phandau"/>
        <w:rPr>
          <w:ins w:id="22" w:author="Pham Ngoc Nga - B2505848" w:date="2025-10-19T23:59:00Z"/>
          <w:lang w:val="vi-VN"/>
          <w:rPrChange w:id="23" w:author="user" w:date="2025-10-21T12:48:00Z">
            <w:rPr>
              <w:ins w:id="24" w:author="Pham Ngoc Nga - B2505848" w:date="2025-10-19T23:59:00Z"/>
              <w:rFonts w:ascii="Times New Roman" w:hAnsi="Times New Roman" w:cs="Times New Roman"/>
            </w:rPr>
          </w:rPrChange>
        </w:rPr>
        <w:pPrChange w:id="25" w:author="Pham Ngoc Nga - B2505848" w:date="2025-10-20T00:52:00Z">
          <w:pPr/>
        </w:pPrChange>
      </w:pPr>
      <w:ins w:id="26" w:author="Pham Ngoc Nga - B2505848" w:date="2025-10-20T00:00:00Z">
        <w:r w:rsidRPr="0052581E">
          <w:rPr>
            <w:lang w:val="vi-VN"/>
          </w:rPr>
          <w:lastRenderedPageBreak/>
          <w:t>Danh mục đ</w:t>
        </w:r>
        <w:r w:rsidRPr="0010268E">
          <w:rPr>
            <w:lang w:val="vi-VN"/>
          </w:rPr>
          <w:t>ồ thị</w:t>
        </w:r>
        <w:r w:rsidRPr="00A35F65">
          <w:rPr>
            <w:lang w:val="vi-VN"/>
          </w:rPr>
          <w:t xml:space="preserve"> </w:t>
        </w:r>
      </w:ins>
    </w:p>
    <w:p w:rsidR="00BA7E9C" w:rsidRPr="0052581E" w:rsidRDefault="00BA7E9C">
      <w:pPr>
        <w:rPr>
          <w:ins w:id="27" w:author="Pham Ngoc Nga - B2505848" w:date="2025-10-19T23:59:00Z"/>
          <w:rFonts w:ascii="Times New Roman" w:hAnsi="Times New Roman" w:cs="Times New Roman"/>
        </w:rPr>
      </w:pPr>
      <w:ins w:id="28" w:author="Pham Ngoc Nga - B2505848" w:date="2025-10-19T23:59:00Z">
        <w:r w:rsidRPr="0052581E">
          <w:rPr>
            <w:rFonts w:ascii="Times New Roman" w:hAnsi="Times New Roman" w:cs="Times New Roman"/>
          </w:rPr>
          <w:br w:type="page"/>
        </w:r>
      </w:ins>
    </w:p>
    <w:p w:rsidR="00BA7E9C" w:rsidRDefault="00BA7E9C">
      <w:pPr>
        <w:pStyle w:val="Section1Phandau"/>
        <w:rPr>
          <w:ins w:id="29" w:author="user" w:date="2025-10-21T13:23:00Z"/>
          <w:lang w:val="vi-VN"/>
        </w:rPr>
        <w:pPrChange w:id="30" w:author="Pham Ngoc Nga - B2505848" w:date="2025-10-20T00:52:00Z">
          <w:pPr/>
        </w:pPrChange>
      </w:pPr>
      <w:ins w:id="31" w:author="Pham Ngoc Nga - B2505848" w:date="2025-10-20T00:00:00Z">
        <w:r w:rsidRPr="0052581E">
          <w:rPr>
            <w:lang w:val="vi-VN"/>
          </w:rPr>
          <w:lastRenderedPageBreak/>
          <w:t>Danh mục hình</w:t>
        </w:r>
      </w:ins>
    </w:p>
    <w:p w:rsidR="00B124DD" w:rsidRDefault="00B124DD">
      <w:pPr>
        <w:pStyle w:val="TableofFigures"/>
        <w:tabs>
          <w:tab w:val="right" w:leader="dot" w:pos="9350"/>
        </w:tabs>
        <w:rPr>
          <w:ins w:id="32" w:author="user" w:date="2025-10-21T13:24:00Z"/>
          <w:noProof/>
        </w:rPr>
      </w:pPr>
      <w:ins w:id="33" w:author="user" w:date="2025-10-21T13:24:00Z">
        <w:r>
          <w:rPr>
            <w:lang w:val="vi-VN"/>
          </w:rPr>
          <w:fldChar w:fldCharType="begin"/>
        </w:r>
        <w:r>
          <w:rPr>
            <w:lang w:val="vi-VN"/>
          </w:rPr>
          <w:instrText xml:space="preserve"> TOC \h \z \c "Hình" </w:instrText>
        </w:r>
      </w:ins>
      <w:r>
        <w:rPr>
          <w:lang w:val="vi-VN"/>
        </w:rPr>
        <w:fldChar w:fldCharType="separate"/>
      </w:r>
      <w:ins w:id="34" w:author="user" w:date="2025-10-21T13:24:00Z">
        <w:r w:rsidRPr="00256E22">
          <w:rPr>
            <w:rStyle w:val="Hyperlink"/>
            <w:noProof/>
          </w:rPr>
          <w:fldChar w:fldCharType="begin"/>
        </w:r>
        <w:r w:rsidRPr="00256E22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"_Toc211945471"</w:instrText>
        </w:r>
        <w:r w:rsidRPr="00256E22">
          <w:rPr>
            <w:rStyle w:val="Hyperlink"/>
            <w:noProof/>
          </w:rPr>
          <w:instrText xml:space="preserve"> </w:instrText>
        </w:r>
        <w:r w:rsidRPr="00256E22">
          <w:rPr>
            <w:rStyle w:val="Hyperlink"/>
            <w:noProof/>
          </w:rPr>
        </w:r>
        <w:r w:rsidRPr="00256E22">
          <w:rPr>
            <w:rStyle w:val="Hyperlink"/>
            <w:noProof/>
          </w:rPr>
          <w:fldChar w:fldCharType="separate"/>
        </w:r>
        <w:r w:rsidRPr="00256E22">
          <w:rPr>
            <w:rStyle w:val="Hyperlink"/>
            <w:noProof/>
          </w:rPr>
          <w:t>Hình 2</w:t>
        </w:r>
        <w:r w:rsidRPr="00256E22">
          <w:rPr>
            <w:rStyle w:val="Hyperlink"/>
            <w:noProof/>
          </w:rPr>
          <w:noBreakHyphen/>
          <w:t xml:space="preserve">1 </w:t>
        </w:r>
        <w:r w:rsidRPr="00256E22">
          <w:rPr>
            <w:rStyle w:val="Hyperlink"/>
            <w:rFonts w:cs="Times New Roman"/>
            <w:noProof/>
            <w:lang w:val="vi-VN"/>
          </w:rPr>
          <w:t>Giới thiệu Firebas</w:t>
        </w:r>
        <w:r w:rsidRPr="00256E22">
          <w:rPr>
            <w:rStyle w:val="Hyperlink"/>
            <w:rFonts w:cs="Times New Roman"/>
            <w:noProof/>
          </w:rPr>
          <w:t>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_Toc211945471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35" w:author="user" w:date="2025-10-21T13:24:00Z">
        <w:r>
          <w:rPr>
            <w:noProof/>
            <w:webHidden/>
          </w:rPr>
          <w:t>1-2</w:t>
        </w:r>
        <w:r>
          <w:rPr>
            <w:noProof/>
            <w:webHidden/>
          </w:rPr>
          <w:fldChar w:fldCharType="end"/>
        </w:r>
        <w:r w:rsidRPr="00256E22">
          <w:rPr>
            <w:rStyle w:val="Hyperlink"/>
            <w:noProof/>
          </w:rPr>
          <w:fldChar w:fldCharType="end"/>
        </w:r>
      </w:ins>
    </w:p>
    <w:p w:rsidR="00B124DD" w:rsidRPr="00D6163C" w:rsidRDefault="00B124DD">
      <w:pPr>
        <w:pStyle w:val="Section1Phandau"/>
        <w:rPr>
          <w:ins w:id="36" w:author="Pham Ngoc Nga - B2505848" w:date="2025-10-19T23:59:00Z"/>
          <w:lang w:val="vi-VN"/>
          <w:rPrChange w:id="37" w:author="user" w:date="2025-10-21T12:48:00Z">
            <w:rPr>
              <w:ins w:id="38" w:author="Pham Ngoc Nga - B2505848" w:date="2025-10-19T23:59:00Z"/>
              <w:rFonts w:ascii="Times New Roman" w:hAnsi="Times New Roman" w:cs="Times New Roman"/>
            </w:rPr>
          </w:rPrChange>
        </w:rPr>
        <w:pPrChange w:id="39" w:author="Pham Ngoc Nga - B2505848" w:date="2025-10-20T00:52:00Z">
          <w:pPr/>
        </w:pPrChange>
      </w:pPr>
      <w:ins w:id="40" w:author="user" w:date="2025-10-21T13:24:00Z">
        <w:r>
          <w:rPr>
            <w:lang w:val="vi-VN"/>
          </w:rPr>
          <w:fldChar w:fldCharType="end"/>
        </w:r>
      </w:ins>
      <w:ins w:id="41" w:author="user" w:date="2025-10-21T13:25:00Z">
        <w:r>
          <w:rPr>
            <w:lang w:val="vi-VN"/>
          </w:rPr>
          <w:fldChar w:fldCharType="begin"/>
        </w:r>
        <w:r>
          <w:rPr>
            <w:lang w:val="vi-VN"/>
          </w:rPr>
          <w:instrText xml:space="preserve"> TOC \f F \t "Balloon Text" \c </w:instrText>
        </w:r>
      </w:ins>
      <w:r>
        <w:rPr>
          <w:lang w:val="vi-VN"/>
        </w:rPr>
        <w:fldChar w:fldCharType="separate"/>
      </w:r>
      <w:ins w:id="42" w:author="user" w:date="2025-10-21T13:25:00Z">
        <w:r>
          <w:rPr>
            <w:b w:val="0"/>
            <w:bCs/>
            <w:noProof/>
          </w:rPr>
          <w:t>No table of figures entries found.</w:t>
        </w:r>
        <w:r>
          <w:rPr>
            <w:lang w:val="vi-VN"/>
          </w:rPr>
          <w:fldChar w:fldCharType="end"/>
        </w:r>
      </w:ins>
    </w:p>
    <w:p w:rsidR="00BA7E9C" w:rsidRPr="0052581E" w:rsidRDefault="00BA7E9C">
      <w:pPr>
        <w:rPr>
          <w:ins w:id="43" w:author="Pham Ngoc Nga - B2505848" w:date="2025-10-19T23:59:00Z"/>
          <w:rFonts w:ascii="Times New Roman" w:hAnsi="Times New Roman" w:cs="Times New Roman"/>
        </w:rPr>
      </w:pPr>
      <w:ins w:id="44" w:author="Pham Ngoc Nga - B2505848" w:date="2025-10-19T23:59:00Z">
        <w:r w:rsidRPr="0052581E">
          <w:rPr>
            <w:rFonts w:ascii="Times New Roman" w:hAnsi="Times New Roman" w:cs="Times New Roman"/>
          </w:rPr>
          <w:br w:type="page"/>
        </w:r>
      </w:ins>
      <w:ins w:id="45" w:author="user" w:date="2025-10-21T13:23:00Z">
        <w:r w:rsidR="00B124DD" w:rsidRPr="0052581E">
          <w:rPr>
            <w:rFonts w:ascii="Times New Roman" w:hAnsi="Times New Roman" w:cs="Times New Roman"/>
          </w:rPr>
          <w:lastRenderedPageBreak/>
          <w:t xml:space="preserve"> </w:t>
        </w:r>
      </w:ins>
    </w:p>
    <w:p w:rsidR="00BA7E9C" w:rsidRPr="00D6163C" w:rsidRDefault="00BA7E9C">
      <w:pPr>
        <w:pStyle w:val="Section1Phandau"/>
        <w:rPr>
          <w:ins w:id="46" w:author="Pham Ngoc Nga - B2505848" w:date="2025-10-19T23:59:00Z"/>
          <w:lang w:val="vi-VN"/>
          <w:rPrChange w:id="47" w:author="user" w:date="2025-10-21T12:48:00Z">
            <w:rPr>
              <w:ins w:id="48" w:author="Pham Ngoc Nga - B2505848" w:date="2025-10-19T23:59:00Z"/>
              <w:rFonts w:ascii="Times New Roman" w:hAnsi="Times New Roman" w:cs="Times New Roman"/>
            </w:rPr>
          </w:rPrChange>
        </w:rPr>
        <w:pPrChange w:id="49" w:author="Pham Ngoc Nga - B2505848" w:date="2025-10-20T00:52:00Z">
          <w:pPr/>
        </w:pPrChange>
      </w:pPr>
      <w:ins w:id="50" w:author="Pham Ngoc Nga - B2505848" w:date="2025-10-20T00:00:00Z">
        <w:r w:rsidRPr="0052581E">
          <w:rPr>
            <w:lang w:val="vi-VN"/>
          </w:rPr>
          <w:t>Danh mục b</w:t>
        </w:r>
        <w:r w:rsidRPr="0010268E">
          <w:rPr>
            <w:lang w:val="vi-VN"/>
          </w:rPr>
          <w:t>ảng</w:t>
        </w:r>
      </w:ins>
    </w:p>
    <w:p w:rsidR="00CF7087" w:rsidRDefault="00BA7E9C">
      <w:pPr>
        <w:pStyle w:val="TableofFigures"/>
        <w:tabs>
          <w:tab w:val="right" w:leader="dot" w:pos="9350"/>
        </w:tabs>
        <w:rPr>
          <w:ins w:id="51" w:author="user" w:date="2025-10-21T13:25:00Z"/>
          <w:rFonts w:eastAsiaTheme="minorEastAsia"/>
          <w:noProof/>
          <w:kern w:val="0"/>
          <w:sz w:val="22"/>
          <w:szCs w:val="22"/>
          <w14:ligatures w14:val="none"/>
        </w:rPr>
      </w:pPr>
      <w:ins w:id="52" w:author="Pham Ngoc Nga - B2505848" w:date="2025-10-19T23:59:00Z">
        <w:r w:rsidRPr="0052581E">
          <w:rPr>
            <w:rFonts w:ascii="Times New Roman" w:hAnsi="Times New Roman" w:cs="Times New Roman"/>
          </w:rPr>
          <w:br w:type="page"/>
        </w:r>
      </w:ins>
      <w:ins w:id="53" w:author="user" w:date="2025-10-21T13:25:00Z">
        <w:r w:rsidR="00CF7087">
          <w:rPr>
            <w:rFonts w:ascii="Times New Roman" w:hAnsi="Times New Roman" w:cs="Times New Roman"/>
          </w:rPr>
          <w:lastRenderedPageBreak/>
          <w:fldChar w:fldCharType="begin"/>
        </w:r>
        <w:r w:rsidR="00CF7087">
          <w:rPr>
            <w:rFonts w:ascii="Times New Roman" w:hAnsi="Times New Roman" w:cs="Times New Roman"/>
          </w:rPr>
          <w:instrText xml:space="preserve"> TOC \h \z \c "Bảng" </w:instrText>
        </w:r>
      </w:ins>
      <w:r w:rsidR="00CF7087">
        <w:rPr>
          <w:rFonts w:ascii="Times New Roman" w:hAnsi="Times New Roman" w:cs="Times New Roman"/>
        </w:rPr>
        <w:fldChar w:fldCharType="separate"/>
      </w:r>
      <w:ins w:id="54" w:author="user" w:date="2025-10-21T13:25:00Z">
        <w:r w:rsidR="00CF7087" w:rsidRPr="00DD6AAB">
          <w:rPr>
            <w:rStyle w:val="Hyperlink"/>
            <w:noProof/>
          </w:rPr>
          <w:fldChar w:fldCharType="begin"/>
        </w:r>
        <w:r w:rsidR="00CF7087" w:rsidRPr="00DD6AAB">
          <w:rPr>
            <w:rStyle w:val="Hyperlink"/>
            <w:noProof/>
          </w:rPr>
          <w:instrText xml:space="preserve"> </w:instrText>
        </w:r>
        <w:r w:rsidR="00CF7087">
          <w:rPr>
            <w:noProof/>
          </w:rPr>
          <w:instrText>HYPERLINK \l "_Toc211945540"</w:instrText>
        </w:r>
        <w:r w:rsidR="00CF7087" w:rsidRPr="00DD6AAB">
          <w:rPr>
            <w:rStyle w:val="Hyperlink"/>
            <w:noProof/>
          </w:rPr>
          <w:instrText xml:space="preserve"> </w:instrText>
        </w:r>
        <w:r w:rsidR="00CF7087" w:rsidRPr="00DD6AAB">
          <w:rPr>
            <w:rStyle w:val="Hyperlink"/>
            <w:noProof/>
          </w:rPr>
        </w:r>
        <w:r w:rsidR="00CF7087" w:rsidRPr="00DD6AAB">
          <w:rPr>
            <w:rStyle w:val="Hyperlink"/>
            <w:noProof/>
          </w:rPr>
          <w:fldChar w:fldCharType="separate"/>
        </w:r>
        <w:r w:rsidR="00CF7087" w:rsidRPr="00DD6AAB">
          <w:rPr>
            <w:rStyle w:val="Hyperlink"/>
            <w:noProof/>
          </w:rPr>
          <w:t>Bảng 2</w:t>
        </w:r>
        <w:r w:rsidR="00CF7087" w:rsidRPr="00DD6AAB">
          <w:rPr>
            <w:rStyle w:val="Hyperlink"/>
            <w:noProof/>
          </w:rPr>
          <w:noBreakHyphen/>
          <w:t xml:space="preserve">1 </w:t>
        </w:r>
        <w:r w:rsidR="00CF7087" w:rsidRPr="00DD6AAB">
          <w:rPr>
            <w:rStyle w:val="Hyperlink"/>
            <w:rFonts w:cs="Times New Roman"/>
            <w:noProof/>
          </w:rPr>
          <w:t>Tóm tắt các phiên bản của Android</w:t>
        </w:r>
        <w:r w:rsidR="00CF7087">
          <w:rPr>
            <w:noProof/>
            <w:webHidden/>
          </w:rPr>
          <w:tab/>
        </w:r>
        <w:r w:rsidR="00CF7087">
          <w:rPr>
            <w:noProof/>
            <w:webHidden/>
          </w:rPr>
          <w:fldChar w:fldCharType="begin"/>
        </w:r>
        <w:r w:rsidR="00CF7087">
          <w:rPr>
            <w:noProof/>
            <w:webHidden/>
          </w:rPr>
          <w:instrText xml:space="preserve"> PAGEREF _Toc211945540 \h </w:instrText>
        </w:r>
        <w:r w:rsidR="00CF7087">
          <w:rPr>
            <w:noProof/>
            <w:webHidden/>
          </w:rPr>
        </w:r>
      </w:ins>
      <w:r w:rsidR="00CF7087">
        <w:rPr>
          <w:noProof/>
          <w:webHidden/>
        </w:rPr>
        <w:fldChar w:fldCharType="separate"/>
      </w:r>
      <w:ins w:id="55" w:author="user" w:date="2025-10-21T13:25:00Z">
        <w:r w:rsidR="00CF7087">
          <w:rPr>
            <w:noProof/>
            <w:webHidden/>
          </w:rPr>
          <w:t>1-2</w:t>
        </w:r>
        <w:r w:rsidR="00CF7087">
          <w:rPr>
            <w:noProof/>
            <w:webHidden/>
          </w:rPr>
          <w:fldChar w:fldCharType="end"/>
        </w:r>
        <w:r w:rsidR="00CF7087" w:rsidRPr="00DD6AAB">
          <w:rPr>
            <w:rStyle w:val="Hyperlink"/>
            <w:noProof/>
          </w:rPr>
          <w:fldChar w:fldCharType="end"/>
        </w:r>
      </w:ins>
    </w:p>
    <w:p w:rsidR="00CF7087" w:rsidRDefault="00CF7087">
      <w:pPr>
        <w:pStyle w:val="TableofFigures"/>
        <w:tabs>
          <w:tab w:val="right" w:leader="dot" w:pos="9350"/>
        </w:tabs>
        <w:rPr>
          <w:ins w:id="56" w:author="user" w:date="2025-10-21T13:25:00Z"/>
          <w:rFonts w:eastAsiaTheme="minorEastAsia"/>
          <w:noProof/>
          <w:kern w:val="0"/>
          <w:sz w:val="22"/>
          <w:szCs w:val="22"/>
          <w14:ligatures w14:val="none"/>
        </w:rPr>
      </w:pPr>
      <w:ins w:id="57" w:author="user" w:date="2025-10-21T13:25:00Z">
        <w:r w:rsidRPr="00DD6AAB">
          <w:rPr>
            <w:rStyle w:val="Hyperlink"/>
            <w:noProof/>
          </w:rPr>
          <w:fldChar w:fldCharType="begin"/>
        </w:r>
        <w:r w:rsidRPr="00DD6AAB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"_Toc211945541"</w:instrText>
        </w:r>
        <w:r w:rsidRPr="00DD6AAB">
          <w:rPr>
            <w:rStyle w:val="Hyperlink"/>
            <w:noProof/>
          </w:rPr>
          <w:instrText xml:space="preserve"> </w:instrText>
        </w:r>
        <w:r w:rsidRPr="00DD6AAB">
          <w:rPr>
            <w:rStyle w:val="Hyperlink"/>
            <w:noProof/>
          </w:rPr>
        </w:r>
        <w:r w:rsidRPr="00DD6AAB">
          <w:rPr>
            <w:rStyle w:val="Hyperlink"/>
            <w:noProof/>
          </w:rPr>
          <w:fldChar w:fldCharType="separate"/>
        </w:r>
        <w:r w:rsidRPr="00DD6AAB">
          <w:rPr>
            <w:rStyle w:val="Hyperlink"/>
            <w:noProof/>
          </w:rPr>
          <w:t>Bảng 2</w:t>
        </w:r>
        <w:r w:rsidRPr="00DD6AAB">
          <w:rPr>
            <w:rStyle w:val="Hyperlink"/>
            <w:noProof/>
          </w:rPr>
          <w:noBreakHyphen/>
          <w:t xml:space="preserve">2 </w:t>
        </w:r>
        <w:r w:rsidRPr="00DD6AAB">
          <w:rPr>
            <w:rStyle w:val="Hyperlink"/>
            <w:rFonts w:cs="Times New Roman"/>
            <w:noProof/>
            <w:lang w:val="vi-VN"/>
          </w:rPr>
          <w:t>Mô tả các dịch vụ của Firebase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_Toc211945541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58" w:author="user" w:date="2025-10-21T13:25:00Z">
        <w:r>
          <w:rPr>
            <w:noProof/>
            <w:webHidden/>
          </w:rPr>
          <w:t>1-2</w:t>
        </w:r>
        <w:r>
          <w:rPr>
            <w:noProof/>
            <w:webHidden/>
          </w:rPr>
          <w:fldChar w:fldCharType="end"/>
        </w:r>
        <w:r w:rsidRPr="00DD6AAB">
          <w:rPr>
            <w:rStyle w:val="Hyperlink"/>
            <w:noProof/>
          </w:rPr>
          <w:fldChar w:fldCharType="end"/>
        </w:r>
      </w:ins>
    </w:p>
    <w:p w:rsidR="00CF7087" w:rsidRDefault="00CF7087">
      <w:pPr>
        <w:pStyle w:val="TableofFigures"/>
        <w:tabs>
          <w:tab w:val="right" w:leader="dot" w:pos="9350"/>
        </w:tabs>
        <w:rPr>
          <w:ins w:id="59" w:author="user" w:date="2025-10-21T13:25:00Z"/>
          <w:rFonts w:eastAsiaTheme="minorEastAsia"/>
          <w:noProof/>
          <w:kern w:val="0"/>
          <w:sz w:val="22"/>
          <w:szCs w:val="22"/>
          <w14:ligatures w14:val="none"/>
        </w:rPr>
      </w:pPr>
      <w:ins w:id="60" w:author="user" w:date="2025-10-21T13:25:00Z">
        <w:r w:rsidRPr="00DD6AAB">
          <w:rPr>
            <w:rStyle w:val="Hyperlink"/>
            <w:noProof/>
          </w:rPr>
          <w:fldChar w:fldCharType="begin"/>
        </w:r>
        <w:r w:rsidRPr="00DD6AAB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"_Toc211945542"</w:instrText>
        </w:r>
        <w:r w:rsidRPr="00DD6AAB">
          <w:rPr>
            <w:rStyle w:val="Hyperlink"/>
            <w:noProof/>
          </w:rPr>
          <w:instrText xml:space="preserve"> </w:instrText>
        </w:r>
        <w:r w:rsidRPr="00DD6AAB">
          <w:rPr>
            <w:rStyle w:val="Hyperlink"/>
            <w:noProof/>
          </w:rPr>
        </w:r>
        <w:r w:rsidRPr="00DD6AAB">
          <w:rPr>
            <w:rStyle w:val="Hyperlink"/>
            <w:noProof/>
          </w:rPr>
          <w:fldChar w:fldCharType="separate"/>
        </w:r>
        <w:r w:rsidRPr="00DD6AAB">
          <w:rPr>
            <w:rStyle w:val="Hyperlink"/>
            <w:noProof/>
          </w:rPr>
          <w:t>Bảng 2</w:t>
        </w:r>
        <w:r w:rsidRPr="00DD6AAB">
          <w:rPr>
            <w:rStyle w:val="Hyperlink"/>
            <w:noProof/>
          </w:rPr>
          <w:noBreakHyphen/>
          <w:t xml:space="preserve">3 </w:t>
        </w:r>
        <w:r w:rsidRPr="00DD6AAB">
          <w:rPr>
            <w:rStyle w:val="Hyperlink"/>
            <w:rFonts w:cs="Times New Roman"/>
            <w:noProof/>
            <w:lang w:val="vi-VN"/>
          </w:rPr>
          <w:t>Mô tả các ưu điểm và khuyết điểm của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_Toc211945542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61" w:author="user" w:date="2025-10-21T13:25:00Z">
        <w:r>
          <w:rPr>
            <w:noProof/>
            <w:webHidden/>
          </w:rPr>
          <w:t>1-2</w:t>
        </w:r>
        <w:r>
          <w:rPr>
            <w:noProof/>
            <w:webHidden/>
          </w:rPr>
          <w:fldChar w:fldCharType="end"/>
        </w:r>
        <w:r w:rsidRPr="00DD6AAB">
          <w:rPr>
            <w:rStyle w:val="Hyperlink"/>
            <w:noProof/>
          </w:rPr>
          <w:fldChar w:fldCharType="end"/>
        </w:r>
      </w:ins>
    </w:p>
    <w:p w:rsidR="00CF7087" w:rsidDel="00CF7087" w:rsidRDefault="00CF7087">
      <w:pPr>
        <w:rPr>
          <w:del w:id="62" w:author="user" w:date="2025-10-21T13:25:00Z"/>
          <w:noProof/>
        </w:rPr>
      </w:pPr>
    </w:p>
    <w:p w:rsidR="00CF7087" w:rsidRDefault="00CF7087">
      <w:pPr>
        <w:pStyle w:val="TableofFigures"/>
        <w:tabs>
          <w:tab w:val="right" w:leader="dot" w:pos="9350"/>
        </w:tabs>
        <w:rPr>
          <w:ins w:id="63" w:author="user" w:date="2025-10-21T13:25:00Z"/>
          <w:rFonts w:eastAsiaTheme="minorEastAsia"/>
          <w:noProof/>
          <w:kern w:val="0"/>
          <w:sz w:val="22"/>
          <w:szCs w:val="22"/>
          <w14:ligatures w14:val="none"/>
        </w:rPr>
      </w:pPr>
      <w:ins w:id="64" w:author="user" w:date="2025-10-21T13:25:00Z">
        <w:r>
          <w:rPr>
            <w:rFonts w:ascii="Times New Roman" w:hAnsi="Times New Roman" w:cs="Times New Roman"/>
          </w:rPr>
          <w:fldChar w:fldCharType="end"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TOC \h \z \c "Bảng 3-" </w:instrText>
        </w:r>
      </w:ins>
      <w:r>
        <w:rPr>
          <w:rFonts w:ascii="Times New Roman" w:hAnsi="Times New Roman" w:cs="Times New Roman"/>
        </w:rPr>
        <w:fldChar w:fldCharType="separate"/>
      </w:r>
      <w:ins w:id="65" w:author="user" w:date="2025-10-21T13:25:00Z">
        <w:r w:rsidRPr="009135DC">
          <w:rPr>
            <w:rStyle w:val="Hyperlink"/>
            <w:noProof/>
          </w:rPr>
          <w:fldChar w:fldCharType="begin"/>
        </w:r>
        <w:r w:rsidRPr="009135DC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"_Toc211945548"</w:instrText>
        </w:r>
        <w:r w:rsidRPr="009135DC">
          <w:rPr>
            <w:rStyle w:val="Hyperlink"/>
            <w:noProof/>
          </w:rPr>
          <w:instrText xml:space="preserve"> </w:instrText>
        </w:r>
        <w:r w:rsidRPr="009135DC">
          <w:rPr>
            <w:rStyle w:val="Hyperlink"/>
            <w:noProof/>
          </w:rPr>
        </w:r>
        <w:r w:rsidRPr="009135DC">
          <w:rPr>
            <w:rStyle w:val="Hyperlink"/>
            <w:noProof/>
          </w:rPr>
          <w:fldChar w:fldCharType="separate"/>
        </w:r>
        <w:r w:rsidRPr="009135DC">
          <w:rPr>
            <w:rStyle w:val="Hyperlink"/>
            <w:noProof/>
          </w:rPr>
          <w:t xml:space="preserve">Bảng 3- 1 </w:t>
        </w:r>
        <w:r w:rsidRPr="009135DC">
          <w:rPr>
            <w:rStyle w:val="Hyperlink"/>
            <w:rFonts w:cs="Times New Roman"/>
            <w:noProof/>
            <w:lang w:val="vi-VN"/>
          </w:rPr>
          <w:t>Mô tả đối tượng và quyền của quản trị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_Toc211945548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66" w:author="user" w:date="2025-10-21T13:25:00Z">
        <w:r>
          <w:rPr>
            <w:noProof/>
            <w:webHidden/>
          </w:rPr>
          <w:t>1-3</w:t>
        </w:r>
        <w:r>
          <w:rPr>
            <w:noProof/>
            <w:webHidden/>
          </w:rPr>
          <w:fldChar w:fldCharType="end"/>
        </w:r>
        <w:r w:rsidRPr="009135DC">
          <w:rPr>
            <w:rStyle w:val="Hyperlink"/>
            <w:noProof/>
          </w:rPr>
          <w:fldChar w:fldCharType="end"/>
        </w:r>
      </w:ins>
    </w:p>
    <w:p w:rsidR="00CF7087" w:rsidRDefault="00CF7087">
      <w:pPr>
        <w:pStyle w:val="TableofFigures"/>
        <w:tabs>
          <w:tab w:val="right" w:leader="dot" w:pos="9350"/>
        </w:tabs>
        <w:rPr>
          <w:ins w:id="67" w:author="user" w:date="2025-10-21T13:25:00Z"/>
          <w:rFonts w:eastAsiaTheme="minorEastAsia"/>
          <w:noProof/>
          <w:kern w:val="0"/>
          <w:sz w:val="22"/>
          <w:szCs w:val="22"/>
          <w14:ligatures w14:val="none"/>
        </w:rPr>
      </w:pPr>
      <w:ins w:id="68" w:author="user" w:date="2025-10-21T13:25:00Z">
        <w:r w:rsidRPr="009135DC">
          <w:rPr>
            <w:rStyle w:val="Hyperlink"/>
            <w:noProof/>
          </w:rPr>
          <w:fldChar w:fldCharType="begin"/>
        </w:r>
        <w:r w:rsidRPr="009135DC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"_Toc211945549"</w:instrText>
        </w:r>
        <w:r w:rsidRPr="009135DC">
          <w:rPr>
            <w:rStyle w:val="Hyperlink"/>
            <w:noProof/>
          </w:rPr>
          <w:instrText xml:space="preserve"> </w:instrText>
        </w:r>
        <w:r w:rsidRPr="009135DC">
          <w:rPr>
            <w:rStyle w:val="Hyperlink"/>
            <w:noProof/>
          </w:rPr>
        </w:r>
        <w:r w:rsidRPr="009135DC">
          <w:rPr>
            <w:rStyle w:val="Hyperlink"/>
            <w:noProof/>
          </w:rPr>
          <w:fldChar w:fldCharType="separate"/>
        </w:r>
        <w:r w:rsidRPr="009135DC">
          <w:rPr>
            <w:rStyle w:val="Hyperlink"/>
            <w:noProof/>
          </w:rPr>
          <w:t>Bảng 3- 2</w:t>
        </w:r>
        <w:r w:rsidRPr="009135DC">
          <w:rPr>
            <w:rStyle w:val="Hyperlink"/>
            <w:rFonts w:cs="Times New Roman"/>
            <w:noProof/>
            <w:lang w:val="vi-VN"/>
          </w:rPr>
          <w:t xml:space="preserve"> Mô tả đối tượng và quyền của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_Toc211945549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69" w:author="user" w:date="2025-10-21T13:25:00Z">
        <w:r>
          <w:rPr>
            <w:noProof/>
            <w:webHidden/>
          </w:rPr>
          <w:t>1-3</w:t>
        </w:r>
        <w:r>
          <w:rPr>
            <w:noProof/>
            <w:webHidden/>
          </w:rPr>
          <w:fldChar w:fldCharType="end"/>
        </w:r>
        <w:r w:rsidRPr="009135DC">
          <w:rPr>
            <w:rStyle w:val="Hyperlink"/>
            <w:noProof/>
          </w:rPr>
          <w:fldChar w:fldCharType="end"/>
        </w:r>
      </w:ins>
    </w:p>
    <w:p w:rsidR="00CF7087" w:rsidDel="00CF7087" w:rsidRDefault="00CF7087">
      <w:pPr>
        <w:rPr>
          <w:del w:id="70" w:author="user" w:date="2025-10-21T13:25:00Z"/>
          <w:noProof/>
        </w:rPr>
      </w:pPr>
    </w:p>
    <w:p w:rsidR="00BA7E9C" w:rsidRPr="0052581E" w:rsidRDefault="00CF7087">
      <w:pPr>
        <w:rPr>
          <w:ins w:id="71" w:author="Pham Ngoc Nga - B2505848" w:date="2025-10-19T23:59:00Z"/>
          <w:rFonts w:ascii="Times New Roman" w:hAnsi="Times New Roman" w:cs="Times New Roman"/>
        </w:rPr>
      </w:pPr>
      <w:ins w:id="72" w:author="user" w:date="2025-10-21T13:25:00Z">
        <w:r>
          <w:rPr>
            <w:rFonts w:ascii="Times New Roman" w:hAnsi="Times New Roman" w:cs="Times New Roman"/>
          </w:rPr>
          <w:fldChar w:fldCharType="end"/>
        </w:r>
      </w:ins>
    </w:p>
    <w:p w:rsidR="00BA7E9C" w:rsidRPr="00D6163C" w:rsidRDefault="00BA7E9C">
      <w:pPr>
        <w:pStyle w:val="Section1Phandau"/>
        <w:rPr>
          <w:ins w:id="73" w:author="Pham Ngoc Nga - B2505848" w:date="2025-10-19T23:59:00Z"/>
          <w:rPrChange w:id="74" w:author="user" w:date="2025-10-21T12:48:00Z">
            <w:rPr>
              <w:ins w:id="75" w:author="Pham Ngoc Nga - B2505848" w:date="2025-10-19T23:59:00Z"/>
            </w:rPr>
          </w:rPrChange>
        </w:rPr>
        <w:pPrChange w:id="76" w:author="Pham Ngoc Nga - B2505848" w:date="2025-10-20T00:52:00Z">
          <w:pPr/>
        </w:pPrChange>
      </w:pPr>
      <w:ins w:id="77" w:author="Pham Ngoc Nga - B2505848" w:date="2025-10-20T00:00:00Z">
        <w:r w:rsidRPr="0052581E">
          <w:t>Danh mục t</w:t>
        </w:r>
        <w:r w:rsidRPr="0010268E">
          <w:t>ừ viế</w:t>
        </w:r>
        <w:r w:rsidRPr="00A35F65">
          <w:t>t tắt và thu</w:t>
        </w:r>
        <w:r w:rsidRPr="00D6163C">
          <w:rPr>
            <w:rPrChange w:id="78" w:author="user" w:date="2025-10-21T12:48:00Z">
              <w:rPr/>
            </w:rPrChange>
          </w:rPr>
          <w:t>ật ngữ</w:t>
        </w:r>
      </w:ins>
    </w:p>
    <w:p w:rsidR="00BA7E9C" w:rsidRPr="00D6163C" w:rsidRDefault="00BA7E9C">
      <w:pPr>
        <w:rPr>
          <w:ins w:id="79" w:author="Pham Ngoc Nga - B2505848" w:date="2025-10-19T23:59:00Z"/>
          <w:rFonts w:ascii="Times New Roman" w:hAnsi="Times New Roman" w:cs="Times New Roman"/>
          <w:rPrChange w:id="80" w:author="user" w:date="2025-10-21T12:48:00Z">
            <w:rPr>
              <w:ins w:id="81" w:author="Pham Ngoc Nga - B2505848" w:date="2025-10-19T23:59:00Z"/>
              <w:rFonts w:ascii="Times New Roman" w:hAnsi="Times New Roman" w:cs="Times New Roman"/>
            </w:rPr>
          </w:rPrChange>
        </w:rPr>
      </w:pPr>
      <w:ins w:id="82" w:author="Pham Ngoc Nga - B2505848" w:date="2025-10-19T23:59:00Z">
        <w:r w:rsidRPr="00D6163C">
          <w:rPr>
            <w:rFonts w:ascii="Times New Roman" w:hAnsi="Times New Roman" w:cs="Times New Roman"/>
            <w:rPrChange w:id="83" w:author="user" w:date="2025-10-21T12:48:00Z">
              <w:rPr>
                <w:rFonts w:ascii="Times New Roman" w:hAnsi="Times New Roman" w:cs="Times New Roman"/>
              </w:rPr>
            </w:rPrChange>
          </w:rPr>
          <w:br w:type="page"/>
        </w:r>
        <w:bookmarkStart w:id="84" w:name="_GoBack"/>
        <w:bookmarkEnd w:id="84"/>
      </w:ins>
    </w:p>
    <w:p w:rsidR="00BA7E9C" w:rsidRPr="00D6163C" w:rsidRDefault="00BA7E9C">
      <w:pPr>
        <w:pStyle w:val="Section1Phandau"/>
        <w:rPr>
          <w:ins w:id="85" w:author="Pham Ngoc Nga - B2505848" w:date="2025-10-19T23:59:00Z"/>
          <w:rPrChange w:id="86" w:author="user" w:date="2025-10-21T12:48:00Z">
            <w:rPr>
              <w:ins w:id="87" w:author="Pham Ngoc Nga - B2505848" w:date="2025-10-19T23:59:00Z"/>
            </w:rPr>
          </w:rPrChange>
        </w:rPr>
        <w:pPrChange w:id="88" w:author="Pham Ngoc Nga - B2505848" w:date="2025-10-20T00:53:00Z">
          <w:pPr/>
        </w:pPrChange>
      </w:pPr>
      <w:ins w:id="89" w:author="Pham Ngoc Nga - B2505848" w:date="2025-10-20T00:01:00Z">
        <w:r w:rsidRPr="00D6163C">
          <w:rPr>
            <w:rPrChange w:id="90" w:author="user" w:date="2025-10-21T12:48:00Z">
              <w:rPr/>
            </w:rPrChange>
          </w:rPr>
          <w:lastRenderedPageBreak/>
          <w:t>Tóm tắt (tiếng Việt)</w:t>
        </w:r>
      </w:ins>
    </w:p>
    <w:p w:rsidR="00BA7E9C" w:rsidRPr="00D6163C" w:rsidRDefault="00BA7E9C">
      <w:pPr>
        <w:pStyle w:val="Section1Phandau"/>
        <w:rPr>
          <w:ins w:id="91" w:author="Pham Ngoc Nga - B2505848" w:date="2025-10-19T23:59:00Z"/>
          <w:rPrChange w:id="92" w:author="user" w:date="2025-10-21T12:48:00Z">
            <w:rPr>
              <w:ins w:id="93" w:author="Pham Ngoc Nga - B2505848" w:date="2025-10-19T23:59:00Z"/>
            </w:rPr>
          </w:rPrChange>
        </w:rPr>
        <w:pPrChange w:id="94" w:author="Pham Ngoc Nga - B2505848" w:date="2025-10-20T00:53:00Z">
          <w:pPr/>
        </w:pPrChange>
      </w:pPr>
      <w:ins w:id="95" w:author="Pham Ngoc Nga - B2505848" w:date="2025-10-19T23:59:00Z">
        <w:r w:rsidRPr="00D6163C">
          <w:rPr>
            <w:rPrChange w:id="96" w:author="user" w:date="2025-10-21T12:48:00Z">
              <w:rPr/>
            </w:rPrChange>
          </w:rPr>
          <w:br w:type="page"/>
        </w:r>
      </w:ins>
    </w:p>
    <w:p w:rsidR="00BA7E9C" w:rsidRPr="00D6163C" w:rsidRDefault="00BA7E9C">
      <w:pPr>
        <w:pStyle w:val="Section1Phandau"/>
        <w:rPr>
          <w:ins w:id="97" w:author="Pham Ngoc Nga - B2505848" w:date="2025-10-19T23:59:00Z"/>
          <w:rPrChange w:id="98" w:author="user" w:date="2025-10-21T12:48:00Z">
            <w:rPr>
              <w:ins w:id="99" w:author="Pham Ngoc Nga - B2505848" w:date="2025-10-19T23:59:00Z"/>
            </w:rPr>
          </w:rPrChange>
        </w:rPr>
        <w:pPrChange w:id="100" w:author="Pham Ngoc Nga - B2505848" w:date="2025-10-20T00:53:00Z">
          <w:pPr/>
        </w:pPrChange>
      </w:pPr>
      <w:ins w:id="101" w:author="Pham Ngoc Nga - B2505848" w:date="2025-10-20T00:02:00Z">
        <w:r w:rsidRPr="00D6163C">
          <w:rPr>
            <w:lang w:val="vi-VN"/>
            <w:rPrChange w:id="102" w:author="user" w:date="2025-10-21T12:48:00Z">
              <w:rPr>
                <w:lang w:val="vi-VN"/>
              </w:rPr>
            </w:rPrChange>
          </w:rPr>
          <w:lastRenderedPageBreak/>
          <w:t>T</w:t>
        </w:r>
      </w:ins>
      <w:ins w:id="103" w:author="Pham Ngoc Nga - B2505848" w:date="2025-10-20T00:01:00Z">
        <w:r w:rsidRPr="00D6163C">
          <w:rPr>
            <w:rPrChange w:id="104" w:author="user" w:date="2025-10-21T12:48:00Z">
              <w:rPr/>
            </w:rPrChange>
          </w:rPr>
          <w:t>óm tắt (tiếng Anh)</w:t>
        </w:r>
      </w:ins>
    </w:p>
    <w:p w:rsidR="00BA7E9C" w:rsidRPr="00D6163C" w:rsidRDefault="00BA7E9C">
      <w:pPr>
        <w:rPr>
          <w:ins w:id="105" w:author="Pham Ngoc Nga - B2505848" w:date="2025-10-20T00:03:00Z"/>
          <w:rFonts w:ascii="Times New Roman" w:hAnsi="Times New Roman" w:cs="Times New Roman"/>
          <w:rPrChange w:id="106" w:author="user" w:date="2025-10-21T12:48:00Z">
            <w:rPr>
              <w:ins w:id="107" w:author="Pham Ngoc Nga - B2505848" w:date="2025-10-20T00:03:00Z"/>
              <w:rFonts w:ascii="Times New Roman" w:hAnsi="Times New Roman" w:cs="Times New Roman"/>
            </w:rPr>
          </w:rPrChange>
        </w:rPr>
        <w:sectPr w:rsidR="00BA7E9C" w:rsidRPr="00D6163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ins w:id="108" w:author="Pham Ngoc Nga - B2505848" w:date="2025-10-19T23:59:00Z">
        <w:r w:rsidRPr="00D6163C">
          <w:rPr>
            <w:rFonts w:ascii="Times New Roman" w:hAnsi="Times New Roman" w:cs="Times New Roman"/>
            <w:rPrChange w:id="109" w:author="user" w:date="2025-10-21T12:48:00Z">
              <w:rPr>
                <w:rFonts w:ascii="Times New Roman" w:hAnsi="Times New Roman" w:cs="Times New Roman"/>
              </w:rPr>
            </w:rPrChange>
          </w:rPr>
          <w:br w:type="page"/>
        </w:r>
      </w:ins>
    </w:p>
    <w:p w:rsidR="00BA7E9C" w:rsidRPr="00D6163C" w:rsidRDefault="001C4990" w:rsidP="0052581E">
      <w:pPr>
        <w:pStyle w:val="Heading1"/>
        <w:rPr>
          <w:ins w:id="110" w:author="Pham Ngoc Nga - B2505848" w:date="2025-10-20T00:37:00Z"/>
          <w:rPrChange w:id="111" w:author="user" w:date="2025-10-21T12:48:00Z">
            <w:rPr>
              <w:ins w:id="112" w:author="Pham Ngoc Nga - B2505848" w:date="2025-10-20T00:37:00Z"/>
              <w:lang w:val="vi-VN"/>
            </w:rPr>
          </w:rPrChange>
        </w:rPr>
      </w:pPr>
      <w:ins w:id="113" w:author="user" w:date="2025-10-21T11:47:00Z">
        <w:r w:rsidRPr="00D6163C">
          <w:rPr>
            <w:rPrChange w:id="114" w:author="user" w:date="2025-10-21T12:48:00Z">
              <w:rPr/>
            </w:rPrChange>
          </w:rPr>
          <w:lastRenderedPageBreak/>
          <w:t xml:space="preserve"> </w:t>
        </w:r>
      </w:ins>
      <w:bookmarkStart w:id="115" w:name="_Toc211945009"/>
      <w:bookmarkStart w:id="116" w:name="_Toc211945348"/>
      <w:ins w:id="117" w:author="Pham Ngoc Nga - B2505848" w:date="2025-10-20T00:37:00Z">
        <w:r w:rsidR="0061344B" w:rsidRPr="00D6163C">
          <w:rPr>
            <w:rPrChange w:id="118" w:author="user" w:date="2025-10-21T12:48:00Z">
              <w:rPr>
                <w:lang w:val="vi-VN"/>
              </w:rPr>
            </w:rPrChange>
          </w:rPr>
          <w:t>G</w:t>
        </w:r>
      </w:ins>
      <w:ins w:id="119" w:author="user" w:date="2025-10-21T13:14:00Z">
        <w:r w:rsidR="00D0069D">
          <w:t>i</w:t>
        </w:r>
      </w:ins>
      <w:ins w:id="120" w:author="Pham Ngoc Nga - B2505848" w:date="2025-10-20T00:37:00Z">
        <w:del w:id="121" w:author="user" w:date="2025-10-21T13:14:00Z">
          <w:r w:rsidR="0061344B" w:rsidRPr="00D6163C" w:rsidDel="00D0069D">
            <w:rPr>
              <w:rPrChange w:id="122" w:author="user" w:date="2025-10-21T12:48:00Z">
                <w:rPr>
                  <w:lang w:val="vi-VN"/>
                </w:rPr>
              </w:rPrChange>
            </w:rPr>
            <w:delText>I</w:delText>
          </w:r>
        </w:del>
        <w:r w:rsidR="0061344B" w:rsidRPr="00D6163C">
          <w:rPr>
            <w:rPrChange w:id="123" w:author="user" w:date="2025-10-21T12:48:00Z">
              <w:rPr>
                <w:lang w:val="vi-VN"/>
              </w:rPr>
            </w:rPrChange>
          </w:rPr>
          <w:t>ới thiệu</w:t>
        </w:r>
        <w:bookmarkEnd w:id="115"/>
        <w:bookmarkEnd w:id="116"/>
        <w:r w:rsidR="0061344B" w:rsidRPr="00D6163C">
          <w:rPr>
            <w:rPrChange w:id="124" w:author="user" w:date="2025-10-21T12:48:00Z">
              <w:rPr>
                <w:lang w:val="vi-VN"/>
              </w:rPr>
            </w:rPrChange>
          </w:rPr>
          <w:t xml:space="preserve"> </w:t>
        </w:r>
      </w:ins>
    </w:p>
    <w:p w:rsidR="0061344B" w:rsidRPr="00D6163C" w:rsidRDefault="0061344B" w:rsidP="003B5577">
      <w:pPr>
        <w:pStyle w:val="Heading2"/>
        <w:numPr>
          <w:ilvl w:val="1"/>
          <w:numId w:val="21"/>
        </w:numPr>
        <w:rPr>
          <w:ins w:id="125" w:author="Pham Ngoc Nga - B2505848" w:date="2025-10-20T00:37:00Z"/>
          <w:rFonts w:cs="Times New Roman"/>
          <w:rPrChange w:id="126" w:author="user" w:date="2025-10-21T12:48:00Z">
            <w:rPr>
              <w:ins w:id="127" w:author="Pham Ngoc Nga - B2505848" w:date="2025-10-20T00:37:00Z"/>
              <w:lang w:val="vi-VN"/>
            </w:rPr>
          </w:rPrChange>
        </w:rPr>
        <w:pPrChange w:id="128" w:author="user" w:date="2025-10-21T12:45:00Z">
          <w:pPr/>
        </w:pPrChange>
      </w:pPr>
      <w:bookmarkStart w:id="129" w:name="_Toc211945010"/>
      <w:bookmarkStart w:id="130" w:name="_Toc211945349"/>
      <w:ins w:id="131" w:author="Pham Ngoc Nga - B2505848" w:date="2025-10-20T00:37:00Z">
        <w:r w:rsidRPr="00D6163C">
          <w:rPr>
            <w:rFonts w:cs="Times New Roman"/>
            <w:rPrChange w:id="132" w:author="user" w:date="2025-10-21T12:48:00Z">
              <w:rPr>
                <w:lang w:val="vi-VN"/>
              </w:rPr>
            </w:rPrChange>
          </w:rPr>
          <w:t>Lý do chọn đề tài</w:t>
        </w:r>
        <w:bookmarkEnd w:id="129"/>
        <w:bookmarkEnd w:id="130"/>
        <w:r w:rsidRPr="00D6163C">
          <w:rPr>
            <w:rFonts w:cs="Times New Roman"/>
            <w:rPrChange w:id="133" w:author="user" w:date="2025-10-21T12:48:00Z">
              <w:rPr>
                <w:lang w:val="vi-VN"/>
              </w:rPr>
            </w:rPrChange>
          </w:rPr>
          <w:t xml:space="preserve"> </w:t>
        </w:r>
      </w:ins>
    </w:p>
    <w:p w:rsidR="0061344B" w:rsidRPr="00D6163C" w:rsidRDefault="0061344B" w:rsidP="003B5577">
      <w:pPr>
        <w:pStyle w:val="Heading2"/>
        <w:numPr>
          <w:ilvl w:val="1"/>
          <w:numId w:val="21"/>
        </w:numPr>
        <w:rPr>
          <w:ins w:id="134" w:author="Pham Ngoc Nga - B2505848" w:date="2025-10-20T00:37:00Z"/>
          <w:rFonts w:cs="Times New Roman"/>
          <w:rPrChange w:id="135" w:author="user" w:date="2025-10-21T12:48:00Z">
            <w:rPr>
              <w:ins w:id="136" w:author="Pham Ngoc Nga - B2505848" w:date="2025-10-20T00:37:00Z"/>
              <w:lang w:val="vi-VN"/>
            </w:rPr>
          </w:rPrChange>
        </w:rPr>
        <w:pPrChange w:id="137" w:author="user" w:date="2025-10-21T12:44:00Z">
          <w:pPr/>
        </w:pPrChange>
      </w:pPr>
      <w:bookmarkStart w:id="138" w:name="_Toc211945011"/>
      <w:bookmarkStart w:id="139" w:name="_Toc211945350"/>
      <w:ins w:id="140" w:author="Pham Ngoc Nga - B2505848" w:date="2025-10-20T00:37:00Z">
        <w:r w:rsidRPr="00D6163C">
          <w:rPr>
            <w:rFonts w:cs="Times New Roman"/>
            <w:rPrChange w:id="141" w:author="user" w:date="2025-10-21T12:48:00Z">
              <w:rPr>
                <w:lang w:val="vi-VN"/>
              </w:rPr>
            </w:rPrChange>
          </w:rPr>
          <w:t>Mục đích nghiên cứu</w:t>
        </w:r>
        <w:bookmarkEnd w:id="138"/>
        <w:bookmarkEnd w:id="139"/>
      </w:ins>
    </w:p>
    <w:p w:rsidR="0061344B" w:rsidRPr="00D6163C" w:rsidRDefault="0061344B" w:rsidP="003B5577">
      <w:pPr>
        <w:pStyle w:val="Heading2"/>
        <w:numPr>
          <w:ilvl w:val="1"/>
          <w:numId w:val="21"/>
        </w:numPr>
        <w:rPr>
          <w:ins w:id="142" w:author="Pham Ngoc Nga - B2505848" w:date="2025-10-20T00:38:00Z"/>
          <w:rFonts w:cs="Times New Roman"/>
          <w:rPrChange w:id="143" w:author="user" w:date="2025-10-21T12:48:00Z">
            <w:rPr>
              <w:ins w:id="144" w:author="Pham Ngoc Nga - B2505848" w:date="2025-10-20T00:38:00Z"/>
              <w:lang w:val="vi-VN"/>
            </w:rPr>
          </w:rPrChange>
        </w:rPr>
        <w:pPrChange w:id="145" w:author="user" w:date="2025-10-21T12:46:00Z">
          <w:pPr/>
        </w:pPrChange>
      </w:pPr>
      <w:bookmarkStart w:id="146" w:name="_Toc211945012"/>
      <w:bookmarkStart w:id="147" w:name="_Toc211945351"/>
      <w:ins w:id="148" w:author="Pham Ngoc Nga - B2505848" w:date="2025-10-20T00:37:00Z">
        <w:r w:rsidRPr="00D6163C">
          <w:rPr>
            <w:rFonts w:cs="Times New Roman"/>
            <w:rPrChange w:id="149" w:author="user" w:date="2025-10-21T12:48:00Z">
              <w:rPr>
                <w:lang w:val="vi-VN"/>
              </w:rPr>
            </w:rPrChange>
          </w:rPr>
          <w:t>Đối tư</w:t>
        </w:r>
      </w:ins>
      <w:ins w:id="150" w:author="Pham Ngoc Nga - B2505848" w:date="2025-10-20T00:38:00Z">
        <w:r w:rsidRPr="00D6163C">
          <w:rPr>
            <w:rFonts w:cs="Times New Roman"/>
            <w:rPrChange w:id="151" w:author="user" w:date="2025-10-21T12:48:00Z">
              <w:rPr>
                <w:lang w:val="vi-VN"/>
              </w:rPr>
            </w:rPrChange>
          </w:rPr>
          <w:t>ợng, phạm vi nghiên cứu</w:t>
        </w:r>
        <w:bookmarkEnd w:id="146"/>
        <w:bookmarkEnd w:id="147"/>
      </w:ins>
    </w:p>
    <w:p w:rsidR="0061344B" w:rsidRPr="00D6163C" w:rsidRDefault="0061344B" w:rsidP="003B5577">
      <w:pPr>
        <w:pStyle w:val="Heading3"/>
        <w:numPr>
          <w:ilvl w:val="2"/>
          <w:numId w:val="21"/>
        </w:numPr>
        <w:rPr>
          <w:ins w:id="152" w:author="Pham Ngoc Nga - B2505848" w:date="2025-10-20T00:38:00Z"/>
          <w:rFonts w:cs="Times New Roman"/>
          <w:rPrChange w:id="153" w:author="user" w:date="2025-10-21T12:48:00Z">
            <w:rPr>
              <w:ins w:id="154" w:author="Pham Ngoc Nga - B2505848" w:date="2025-10-20T00:38:00Z"/>
              <w:lang w:val="vi-VN"/>
            </w:rPr>
          </w:rPrChange>
        </w:rPr>
        <w:pPrChange w:id="155" w:author="user" w:date="2025-10-21T12:46:00Z">
          <w:pPr/>
        </w:pPrChange>
      </w:pPr>
      <w:bookmarkStart w:id="156" w:name="_Toc211945013"/>
      <w:bookmarkStart w:id="157" w:name="_Toc211945352"/>
      <w:ins w:id="158" w:author="Pham Ngoc Nga - B2505848" w:date="2025-10-20T00:38:00Z">
        <w:r w:rsidRPr="00D6163C">
          <w:rPr>
            <w:rFonts w:cs="Times New Roman"/>
            <w:rPrChange w:id="159" w:author="user" w:date="2025-10-21T12:48:00Z">
              <w:rPr>
                <w:lang w:val="vi-VN"/>
              </w:rPr>
            </w:rPrChange>
          </w:rPr>
          <w:t>Đối tượng nghiên cứu</w:t>
        </w:r>
        <w:bookmarkEnd w:id="156"/>
        <w:bookmarkEnd w:id="157"/>
      </w:ins>
    </w:p>
    <w:p w:rsidR="0061344B" w:rsidRPr="00D6163C" w:rsidRDefault="0061344B" w:rsidP="003B5577">
      <w:pPr>
        <w:pStyle w:val="Heading3"/>
        <w:numPr>
          <w:ilvl w:val="2"/>
          <w:numId w:val="21"/>
        </w:numPr>
        <w:rPr>
          <w:ins w:id="160" w:author="Pham Ngoc Nga - B2505848" w:date="2025-10-20T00:38:00Z"/>
          <w:rFonts w:cs="Times New Roman"/>
          <w:rPrChange w:id="161" w:author="user" w:date="2025-10-21T12:48:00Z">
            <w:rPr>
              <w:ins w:id="162" w:author="Pham Ngoc Nga - B2505848" w:date="2025-10-20T00:38:00Z"/>
              <w:lang w:val="vi-VN"/>
            </w:rPr>
          </w:rPrChange>
        </w:rPr>
        <w:pPrChange w:id="163" w:author="user" w:date="2025-10-21T12:46:00Z">
          <w:pPr/>
        </w:pPrChange>
      </w:pPr>
      <w:bookmarkStart w:id="164" w:name="_Toc211945014"/>
      <w:bookmarkStart w:id="165" w:name="_Toc211945353"/>
      <w:ins w:id="166" w:author="Pham Ngoc Nga - B2505848" w:date="2025-10-20T00:38:00Z">
        <w:r w:rsidRPr="00D6163C">
          <w:rPr>
            <w:rFonts w:cs="Times New Roman"/>
            <w:rPrChange w:id="167" w:author="user" w:date="2025-10-21T12:48:00Z">
              <w:rPr>
                <w:lang w:val="vi-VN"/>
              </w:rPr>
            </w:rPrChange>
          </w:rPr>
          <w:t>Phạm vi nghiên cứu</w:t>
        </w:r>
        <w:bookmarkEnd w:id="164"/>
        <w:bookmarkEnd w:id="165"/>
      </w:ins>
    </w:p>
    <w:p w:rsidR="0061344B" w:rsidRPr="00D6163C" w:rsidRDefault="0061344B" w:rsidP="003B5577">
      <w:pPr>
        <w:pStyle w:val="Heading2"/>
        <w:numPr>
          <w:ilvl w:val="1"/>
          <w:numId w:val="21"/>
        </w:numPr>
        <w:rPr>
          <w:ins w:id="168" w:author="Pham Ngoc Nga - B2505848" w:date="2025-10-20T00:38:00Z"/>
          <w:rFonts w:cs="Times New Roman"/>
          <w:rPrChange w:id="169" w:author="user" w:date="2025-10-21T12:48:00Z">
            <w:rPr>
              <w:ins w:id="170" w:author="Pham Ngoc Nga - B2505848" w:date="2025-10-20T00:38:00Z"/>
              <w:lang w:val="vi-VN"/>
            </w:rPr>
          </w:rPrChange>
        </w:rPr>
        <w:pPrChange w:id="171" w:author="user" w:date="2025-10-21T12:46:00Z">
          <w:pPr/>
        </w:pPrChange>
      </w:pPr>
      <w:bookmarkStart w:id="172" w:name="_Toc211945015"/>
      <w:bookmarkStart w:id="173" w:name="_Toc211945354"/>
      <w:ins w:id="174" w:author="Pham Ngoc Nga - B2505848" w:date="2025-10-20T00:38:00Z">
        <w:r w:rsidRPr="00D6163C">
          <w:rPr>
            <w:rFonts w:cs="Times New Roman"/>
            <w:rPrChange w:id="175" w:author="user" w:date="2025-10-21T12:48:00Z">
              <w:rPr>
                <w:lang w:val="vi-VN"/>
              </w:rPr>
            </w:rPrChange>
          </w:rPr>
          <w:t>Nội dung và phương pháp nghiên cứu</w:t>
        </w:r>
        <w:bookmarkEnd w:id="172"/>
        <w:bookmarkEnd w:id="173"/>
        <w:r w:rsidRPr="00D6163C">
          <w:rPr>
            <w:rFonts w:cs="Times New Roman"/>
            <w:rPrChange w:id="176" w:author="user" w:date="2025-10-21T12:48:00Z">
              <w:rPr>
                <w:lang w:val="vi-VN"/>
              </w:rPr>
            </w:rPrChange>
          </w:rPr>
          <w:t xml:space="preserve"> </w:t>
        </w:r>
      </w:ins>
    </w:p>
    <w:p w:rsidR="0061344B" w:rsidRPr="00D6163C" w:rsidRDefault="0061344B" w:rsidP="003B5577">
      <w:pPr>
        <w:pStyle w:val="Heading3"/>
        <w:numPr>
          <w:ilvl w:val="2"/>
          <w:numId w:val="21"/>
        </w:numPr>
        <w:rPr>
          <w:ins w:id="177" w:author="Pham Ngoc Nga - B2505848" w:date="2025-10-20T00:39:00Z"/>
          <w:rFonts w:cs="Times New Roman"/>
          <w:rPrChange w:id="178" w:author="user" w:date="2025-10-21T12:48:00Z">
            <w:rPr>
              <w:ins w:id="179" w:author="Pham Ngoc Nga - B2505848" w:date="2025-10-20T00:39:00Z"/>
              <w:lang w:val="vi-VN"/>
            </w:rPr>
          </w:rPrChange>
        </w:rPr>
        <w:pPrChange w:id="180" w:author="user" w:date="2025-10-21T12:46:00Z">
          <w:pPr/>
        </w:pPrChange>
      </w:pPr>
      <w:bookmarkStart w:id="181" w:name="_Toc211945016"/>
      <w:bookmarkStart w:id="182" w:name="_Toc211945355"/>
      <w:ins w:id="183" w:author="Pham Ngoc Nga - B2505848" w:date="2025-10-20T00:38:00Z">
        <w:r w:rsidRPr="00D6163C">
          <w:rPr>
            <w:rFonts w:cs="Times New Roman"/>
            <w:rPrChange w:id="184" w:author="user" w:date="2025-10-21T12:48:00Z">
              <w:rPr>
                <w:lang w:val="vi-VN"/>
              </w:rPr>
            </w:rPrChange>
          </w:rPr>
          <w:t>Về l</w:t>
        </w:r>
      </w:ins>
      <w:ins w:id="185" w:author="Pham Ngoc Nga - B2505848" w:date="2025-10-20T00:39:00Z">
        <w:r w:rsidRPr="00D6163C">
          <w:rPr>
            <w:rFonts w:cs="Times New Roman"/>
            <w:rPrChange w:id="186" w:author="user" w:date="2025-10-21T12:48:00Z">
              <w:rPr>
                <w:lang w:val="vi-VN"/>
              </w:rPr>
            </w:rPrChange>
          </w:rPr>
          <w:t>ý thuyết</w:t>
        </w:r>
        <w:bookmarkEnd w:id="181"/>
        <w:bookmarkEnd w:id="182"/>
        <w:r w:rsidRPr="00D6163C">
          <w:rPr>
            <w:rFonts w:cs="Times New Roman"/>
            <w:rPrChange w:id="187" w:author="user" w:date="2025-10-21T12:48:00Z">
              <w:rPr>
                <w:lang w:val="vi-VN"/>
              </w:rPr>
            </w:rPrChange>
          </w:rPr>
          <w:t xml:space="preserve"> </w:t>
        </w:r>
      </w:ins>
    </w:p>
    <w:p w:rsidR="0061344B" w:rsidRPr="00D6163C" w:rsidRDefault="0061344B" w:rsidP="003B5577">
      <w:pPr>
        <w:pStyle w:val="Heading3"/>
        <w:numPr>
          <w:ilvl w:val="2"/>
          <w:numId w:val="21"/>
        </w:numPr>
        <w:rPr>
          <w:ins w:id="188" w:author="Pham Ngoc Nga - B2505848" w:date="2025-10-20T00:39:00Z"/>
          <w:rFonts w:cs="Times New Roman"/>
          <w:rPrChange w:id="189" w:author="user" w:date="2025-10-21T12:48:00Z">
            <w:rPr>
              <w:ins w:id="190" w:author="Pham Ngoc Nga - B2505848" w:date="2025-10-20T00:39:00Z"/>
              <w:lang w:val="vi-VN"/>
            </w:rPr>
          </w:rPrChange>
        </w:rPr>
        <w:pPrChange w:id="191" w:author="user" w:date="2025-10-21T12:46:00Z">
          <w:pPr/>
        </w:pPrChange>
      </w:pPr>
      <w:bookmarkStart w:id="192" w:name="_Toc211945017"/>
      <w:bookmarkStart w:id="193" w:name="_Toc211945356"/>
      <w:ins w:id="194" w:author="Pham Ngoc Nga - B2505848" w:date="2025-10-20T00:39:00Z">
        <w:r w:rsidRPr="00D6163C">
          <w:rPr>
            <w:rFonts w:cs="Times New Roman"/>
            <w:rPrChange w:id="195" w:author="user" w:date="2025-10-21T12:48:00Z">
              <w:rPr>
                <w:lang w:val="vi-VN"/>
              </w:rPr>
            </w:rPrChange>
          </w:rPr>
          <w:t>Về kỹ thuật</w:t>
        </w:r>
        <w:bookmarkEnd w:id="192"/>
        <w:bookmarkEnd w:id="193"/>
      </w:ins>
    </w:p>
    <w:p w:rsidR="0061344B" w:rsidRPr="00D6163C" w:rsidRDefault="0061344B" w:rsidP="003B5577">
      <w:pPr>
        <w:pStyle w:val="Heading2"/>
        <w:numPr>
          <w:ilvl w:val="1"/>
          <w:numId w:val="21"/>
        </w:numPr>
        <w:rPr>
          <w:ins w:id="196" w:author="Pham Ngoc Nga - B2505848" w:date="2025-10-20T00:39:00Z"/>
          <w:rFonts w:cs="Times New Roman"/>
          <w:rPrChange w:id="197" w:author="user" w:date="2025-10-21T12:48:00Z">
            <w:rPr>
              <w:ins w:id="198" w:author="Pham Ngoc Nga - B2505848" w:date="2025-10-20T00:39:00Z"/>
              <w:lang w:val="vi-VN"/>
            </w:rPr>
          </w:rPrChange>
        </w:rPr>
        <w:pPrChange w:id="199" w:author="user" w:date="2025-10-21T12:46:00Z">
          <w:pPr/>
        </w:pPrChange>
      </w:pPr>
      <w:bookmarkStart w:id="200" w:name="_Toc211945018"/>
      <w:bookmarkStart w:id="201" w:name="_Toc211945357"/>
      <w:ins w:id="202" w:author="Pham Ngoc Nga - B2505848" w:date="2025-10-20T00:39:00Z">
        <w:r w:rsidRPr="00D6163C">
          <w:rPr>
            <w:rFonts w:cs="Times New Roman"/>
            <w:rPrChange w:id="203" w:author="user" w:date="2025-10-21T12:48:00Z">
              <w:rPr>
                <w:lang w:val="vi-VN"/>
              </w:rPr>
            </w:rPrChange>
          </w:rPr>
          <w:t>Các công cụ thực hiện</w:t>
        </w:r>
        <w:bookmarkEnd w:id="200"/>
        <w:bookmarkEnd w:id="201"/>
      </w:ins>
    </w:p>
    <w:p w:rsidR="0061344B" w:rsidRPr="00D6163C" w:rsidRDefault="00C912CE" w:rsidP="00C912CE">
      <w:pPr>
        <w:pStyle w:val="Caption"/>
        <w:keepNext/>
        <w:rPr>
          <w:ins w:id="204" w:author="Pham Ngoc Nga - B2505848" w:date="2025-10-20T00:39:00Z"/>
          <w:rFonts w:cs="Times New Roman"/>
          <w:rPrChange w:id="205" w:author="user" w:date="2025-10-21T12:48:00Z">
            <w:rPr>
              <w:ins w:id="206" w:author="Pham Ngoc Nga - B2505848" w:date="2025-10-20T00:39:00Z"/>
              <w:lang w:val="vi-VN"/>
            </w:rPr>
          </w:rPrChange>
        </w:rPr>
        <w:pPrChange w:id="207" w:author="user" w:date="2025-10-21T12:28:00Z">
          <w:pPr/>
        </w:pPrChange>
      </w:pPr>
      <w:ins w:id="208" w:author="user" w:date="2025-10-21T12:28:00Z">
        <w:r w:rsidRPr="0052581E">
          <w:rPr>
            <w:rFonts w:cs="Times New Roman"/>
          </w:rPr>
          <w:t xml:space="preserve">Bảng 1-1 </w:t>
        </w:r>
      </w:ins>
      <w:ins w:id="209" w:author="Pham Ngoc Nga - B2505848" w:date="2025-10-20T00:39:00Z">
        <w:r w:rsidR="0061344B" w:rsidRPr="0010268E">
          <w:rPr>
            <w:rFonts w:cs="Times New Roman"/>
            <w:lang w:val="vi-VN"/>
          </w:rPr>
          <w:t>Mô tả các công ngh</w:t>
        </w:r>
        <w:r w:rsidR="0061344B" w:rsidRPr="00A35F65">
          <w:rPr>
            <w:rFonts w:cs="Times New Roman"/>
            <w:lang w:val="vi-VN"/>
          </w:rPr>
          <w:t>ệ thực hi</w:t>
        </w:r>
        <w:r w:rsidR="0061344B" w:rsidRPr="00D6163C">
          <w:rPr>
            <w:rFonts w:cs="Times New Roman"/>
            <w:lang w:val="vi-VN"/>
            <w:rPrChange w:id="210" w:author="user" w:date="2025-10-21T12:48:00Z">
              <w:rPr>
                <w:lang w:val="vi-VN"/>
              </w:rPr>
            </w:rPrChange>
          </w:rPr>
          <w:t xml:space="preserve">ện </w:t>
        </w:r>
      </w:ins>
    </w:p>
    <w:p w:rsidR="0061344B" w:rsidRPr="00D6163C" w:rsidRDefault="0061344B" w:rsidP="0061344B">
      <w:pPr>
        <w:rPr>
          <w:ins w:id="211" w:author="Pham Ngoc Nga - B2505848" w:date="2025-10-19T23:59:00Z"/>
          <w:rFonts w:ascii="Times New Roman" w:hAnsi="Times New Roman" w:cs="Times New Roman"/>
          <w:lang w:val="vi-VN"/>
          <w:rPrChange w:id="212" w:author="user" w:date="2025-10-21T12:48:00Z">
            <w:rPr>
              <w:ins w:id="213" w:author="Pham Ngoc Nga - B2505848" w:date="2025-10-19T23:59:00Z"/>
            </w:rPr>
          </w:rPrChange>
        </w:rPr>
      </w:pPr>
    </w:p>
    <w:p w:rsidR="00BA7E9C" w:rsidRPr="0052581E" w:rsidRDefault="00BA7E9C">
      <w:pPr>
        <w:rPr>
          <w:ins w:id="214" w:author="Pham Ngoc Nga - B2505848" w:date="2025-10-19T23:59:00Z"/>
          <w:rFonts w:ascii="Times New Roman" w:hAnsi="Times New Roman" w:cs="Times New Roman"/>
        </w:rPr>
      </w:pPr>
    </w:p>
    <w:p w:rsidR="00BA7E9C" w:rsidRPr="0010268E" w:rsidRDefault="00BA7E9C">
      <w:pPr>
        <w:rPr>
          <w:ins w:id="215" w:author="Pham Ngoc Nga - B2505848" w:date="2025-10-19T23:59:00Z"/>
          <w:rFonts w:ascii="Times New Roman" w:hAnsi="Times New Roman" w:cs="Times New Roman"/>
        </w:rPr>
      </w:pPr>
      <w:ins w:id="216" w:author="Pham Ngoc Nga - B2505848" w:date="2025-10-19T23:59:00Z">
        <w:r w:rsidRPr="0052581E">
          <w:rPr>
            <w:rFonts w:ascii="Times New Roman" w:hAnsi="Times New Roman" w:cs="Times New Roman"/>
          </w:rPr>
          <w:br w:type="page"/>
        </w:r>
      </w:ins>
    </w:p>
    <w:p w:rsidR="0061344B" w:rsidRPr="00A35F65" w:rsidRDefault="0061344B" w:rsidP="00C335E9">
      <w:pPr>
        <w:pStyle w:val="Heading1"/>
        <w:numPr>
          <w:ilvl w:val="0"/>
          <w:numId w:val="24"/>
        </w:numPr>
        <w:rPr>
          <w:ins w:id="217" w:author="Pham Ngoc Nga - B2505848" w:date="2025-10-20T00:41:00Z"/>
          <w:rFonts w:cs="Times New Roman"/>
          <w:lang w:val="vi-VN"/>
        </w:rPr>
        <w:pPrChange w:id="218" w:author="user" w:date="2025-10-21T12:56:00Z">
          <w:pPr>
            <w:pStyle w:val="Section1Phandau"/>
          </w:pPr>
        </w:pPrChange>
      </w:pPr>
      <w:bookmarkStart w:id="219" w:name="_Toc211945019"/>
      <w:bookmarkStart w:id="220" w:name="_Toc211945358"/>
      <w:ins w:id="221" w:author="Pham Ngoc Nga - B2505848" w:date="2025-10-20T00:41:00Z">
        <w:r w:rsidRPr="0010268E">
          <w:rPr>
            <w:rFonts w:cs="Times New Roman"/>
            <w:lang w:val="vi-VN"/>
          </w:rPr>
          <w:lastRenderedPageBreak/>
          <w:t>cơ sở lý thuy</w:t>
        </w:r>
        <w:r w:rsidRPr="00A35F65">
          <w:rPr>
            <w:rFonts w:cs="Times New Roman"/>
            <w:lang w:val="vi-VN"/>
          </w:rPr>
          <w:t>ết</w:t>
        </w:r>
        <w:bookmarkEnd w:id="219"/>
        <w:bookmarkEnd w:id="220"/>
        <w:r w:rsidRPr="00A35F65">
          <w:rPr>
            <w:rFonts w:cs="Times New Roman"/>
            <w:lang w:val="vi-VN"/>
          </w:rPr>
          <w:t xml:space="preserve"> </w:t>
        </w:r>
      </w:ins>
    </w:p>
    <w:p w:rsidR="0061344B" w:rsidRPr="00D6163C" w:rsidRDefault="0061344B" w:rsidP="00D6163C">
      <w:pPr>
        <w:pStyle w:val="Heading2"/>
        <w:rPr>
          <w:ins w:id="222" w:author="Pham Ngoc Nga - B2505848" w:date="2025-10-20T00:45:00Z"/>
          <w:rFonts w:cs="Times New Roman"/>
          <w:rPrChange w:id="223" w:author="user" w:date="2025-10-21T12:48:00Z">
            <w:rPr>
              <w:ins w:id="224" w:author="Pham Ngoc Nga - B2505848" w:date="2025-10-20T00:45:00Z"/>
              <w:lang w:val="vi-VN"/>
            </w:rPr>
          </w:rPrChange>
        </w:rPr>
        <w:pPrChange w:id="225" w:author="user" w:date="2025-10-21T12:48:00Z">
          <w:pPr/>
        </w:pPrChange>
      </w:pPr>
      <w:bookmarkStart w:id="226" w:name="_Toc211945020"/>
      <w:bookmarkStart w:id="227" w:name="_Toc211945359"/>
      <w:ins w:id="228" w:author="Pham Ngoc Nga - B2505848" w:date="2025-10-20T00:41:00Z">
        <w:r w:rsidRPr="00D6163C">
          <w:rPr>
            <w:rFonts w:cs="Times New Roman"/>
            <w:rPrChange w:id="229" w:author="user" w:date="2025-10-21T12:48:00Z">
              <w:rPr>
                <w:lang w:val="vi-VN"/>
              </w:rPr>
            </w:rPrChange>
          </w:rPr>
          <w:t>Hệ điều hành Androi</w:t>
        </w:r>
      </w:ins>
      <w:ins w:id="230" w:author="Pham Ngoc Nga - B2505848" w:date="2025-10-20T00:42:00Z">
        <w:r w:rsidRPr="00D6163C">
          <w:rPr>
            <w:rFonts w:cs="Times New Roman"/>
            <w:rPrChange w:id="231" w:author="user" w:date="2025-10-21T12:48:00Z">
              <w:rPr>
                <w:lang w:val="vi-VN"/>
              </w:rPr>
            </w:rPrChange>
          </w:rPr>
          <w:t>d</w:t>
        </w:r>
      </w:ins>
      <w:bookmarkEnd w:id="226"/>
      <w:bookmarkEnd w:id="227"/>
      <w:ins w:id="232" w:author="Pham Ngoc Nga - B2505848" w:date="2025-10-20T00:45:00Z">
        <w:r w:rsidRPr="0052581E">
          <w:rPr>
            <w:rFonts w:cs="Times New Roman"/>
          </w:rPr>
          <w:t xml:space="preserve"> </w:t>
        </w:r>
      </w:ins>
    </w:p>
    <w:p w:rsidR="0061344B" w:rsidRPr="00D6163C" w:rsidRDefault="0061344B" w:rsidP="0061344B">
      <w:pPr>
        <w:rPr>
          <w:ins w:id="233" w:author="Pham Ngoc Nga - B2505848" w:date="2025-10-20T00:45:00Z"/>
          <w:rFonts w:ascii="Times New Roman" w:hAnsi="Times New Roman" w:cs="Times New Roman"/>
          <w:lang w:val="vi-VN"/>
          <w:rPrChange w:id="234" w:author="user" w:date="2025-10-21T12:48:00Z">
            <w:rPr>
              <w:ins w:id="235" w:author="Pham Ngoc Nga - B2505848" w:date="2025-10-20T00:45:00Z"/>
              <w:lang w:val="vi-VN"/>
            </w:rPr>
          </w:rPrChange>
        </w:rPr>
      </w:pPr>
      <w:ins w:id="236" w:author="Pham Ngoc Nga - B2505848" w:date="2025-10-20T00:45:00Z">
        <w:r w:rsidRPr="00D6163C">
          <w:rPr>
            <w:rFonts w:ascii="Times New Roman" w:hAnsi="Times New Roman" w:cs="Times New Roman"/>
            <w:lang w:val="vi-VN"/>
            <w:rPrChange w:id="237" w:author="user" w:date="2025-10-21T12:48:00Z">
              <w:rPr>
                <w:lang w:val="vi-VN"/>
              </w:rPr>
            </w:rPrChange>
          </w:rPr>
          <w:t>Android là một mã nguồn mở, hệ điều hành di động dựa trên Linux được thiết kế bởi</w:t>
        </w:r>
      </w:ins>
    </w:p>
    <w:p w:rsidR="0061344B" w:rsidRPr="00D6163C" w:rsidRDefault="0061344B" w:rsidP="0061344B">
      <w:pPr>
        <w:rPr>
          <w:ins w:id="238" w:author="Pham Ngoc Nga - B2505848" w:date="2025-10-20T00:45:00Z"/>
          <w:rFonts w:ascii="Times New Roman" w:hAnsi="Times New Roman" w:cs="Times New Roman"/>
          <w:lang w:val="vi-VN"/>
          <w:rPrChange w:id="239" w:author="user" w:date="2025-10-21T12:48:00Z">
            <w:rPr>
              <w:ins w:id="240" w:author="Pham Ngoc Nga - B2505848" w:date="2025-10-20T00:45:00Z"/>
              <w:lang w:val="vi-VN"/>
            </w:rPr>
          </w:rPrChange>
        </w:rPr>
      </w:pPr>
      <w:ins w:id="241" w:author="Pham Ngoc Nga - B2505848" w:date="2025-10-20T00:45:00Z">
        <w:r w:rsidRPr="00D6163C">
          <w:rPr>
            <w:rFonts w:ascii="Times New Roman" w:hAnsi="Times New Roman" w:cs="Times New Roman"/>
            <w:lang w:val="vi-VN"/>
            <w:rPrChange w:id="242" w:author="user" w:date="2025-10-21T12:48:00Z">
              <w:rPr>
                <w:lang w:val="vi-VN"/>
              </w:rPr>
            </w:rPrChange>
          </w:rPr>
          <w:t>Google cho điện thoại thông minh và máy tính bảng. {Điền trích dẫn vào sau, Trung}</w:t>
        </w:r>
      </w:ins>
      <w:customXmlInsRangeStart w:id="243" w:author="user" w:date="2025-10-21T11:42:00Z"/>
      <w:sdt>
        <w:sdtPr>
          <w:rPr>
            <w:rFonts w:ascii="Times New Roman" w:hAnsi="Times New Roman" w:cs="Times New Roman"/>
            <w:lang w:val="vi-VN"/>
            <w:rPrChange w:id="244" w:author="user" w:date="2025-10-21T12:48:00Z">
              <w:rPr>
                <w:lang w:val="vi-VN"/>
              </w:rPr>
            </w:rPrChange>
          </w:rPr>
          <w:id w:val="-462808600"/>
          <w:citation/>
        </w:sdtPr>
        <w:sdtContent>
          <w:customXmlInsRangeEnd w:id="243"/>
          <w:ins w:id="245" w:author="user" w:date="2025-10-21T11:42:00Z">
            <w:r w:rsidR="000C6FDE" w:rsidRPr="00D6163C">
              <w:rPr>
                <w:rFonts w:ascii="Times New Roman" w:hAnsi="Times New Roman" w:cs="Times New Roman"/>
                <w:lang w:val="vi-VN"/>
                <w:rPrChange w:id="246" w:author="user" w:date="2025-10-21T12:48:00Z">
                  <w:rPr>
                    <w:lang w:val="vi-VN"/>
                  </w:rPr>
                </w:rPrChange>
              </w:rPr>
              <w:fldChar w:fldCharType="begin"/>
            </w:r>
            <w:r w:rsidR="000C6FDE" w:rsidRPr="00D6163C">
              <w:rPr>
                <w:rFonts w:ascii="Times New Roman" w:hAnsi="Times New Roman" w:cs="Times New Roman"/>
                <w:rPrChange w:id="247" w:author="user" w:date="2025-10-21T12:48:00Z">
                  <w:rPr/>
                </w:rPrChange>
              </w:rPr>
              <w:instrText xml:space="preserve"> CITATION Trung \l 1033 </w:instrText>
            </w:r>
          </w:ins>
          <w:r w:rsidR="000C6FDE" w:rsidRPr="00D6163C">
            <w:rPr>
              <w:rFonts w:ascii="Times New Roman" w:hAnsi="Times New Roman" w:cs="Times New Roman"/>
              <w:lang w:val="vi-VN"/>
              <w:rPrChange w:id="248" w:author="user" w:date="2025-10-21T12:48:00Z">
                <w:rPr>
                  <w:lang w:val="vi-VN"/>
                </w:rPr>
              </w:rPrChange>
            </w:rPr>
            <w:fldChar w:fldCharType="separate"/>
          </w:r>
          <w:ins w:id="249" w:author="user" w:date="2025-10-21T11:42:00Z">
            <w:r w:rsidR="000C6FDE" w:rsidRPr="00D6163C">
              <w:rPr>
                <w:rFonts w:ascii="Times New Roman" w:hAnsi="Times New Roman" w:cs="Times New Roman"/>
                <w:noProof/>
                <w:rPrChange w:id="250" w:author="user" w:date="2025-10-21T12:48:00Z">
                  <w:rPr>
                    <w:noProof/>
                  </w:rPr>
                </w:rPrChange>
              </w:rPr>
              <w:t xml:space="preserve"> </w:t>
            </w:r>
            <w:r w:rsidR="000C6FDE" w:rsidRPr="00D6163C">
              <w:rPr>
                <w:rFonts w:ascii="Times New Roman" w:hAnsi="Times New Roman" w:cs="Times New Roman"/>
                <w:noProof/>
                <w:rPrChange w:id="251" w:author="user" w:date="2025-10-21T12:48:00Z">
                  <w:rPr>
                    <w:rFonts w:eastAsia="Times New Roman"/>
                  </w:rPr>
                </w:rPrChange>
              </w:rPr>
              <w:t>[1]</w:t>
            </w:r>
            <w:r w:rsidR="000C6FDE" w:rsidRPr="00D6163C">
              <w:rPr>
                <w:rFonts w:ascii="Times New Roman" w:hAnsi="Times New Roman" w:cs="Times New Roman"/>
                <w:lang w:val="vi-VN"/>
                <w:rPrChange w:id="252" w:author="user" w:date="2025-10-21T12:48:00Z">
                  <w:rPr>
                    <w:lang w:val="vi-VN"/>
                  </w:rPr>
                </w:rPrChange>
              </w:rPr>
              <w:fldChar w:fldCharType="end"/>
            </w:r>
          </w:ins>
          <w:customXmlInsRangeStart w:id="253" w:author="user" w:date="2025-10-21T11:42:00Z"/>
        </w:sdtContent>
      </w:sdt>
      <w:customXmlInsRangeEnd w:id="253"/>
    </w:p>
    <w:p w:rsidR="0061344B" w:rsidRPr="00D6163C" w:rsidDel="00775B8D" w:rsidRDefault="0061344B" w:rsidP="002D4FCF">
      <w:pPr>
        <w:pStyle w:val="Heading3"/>
        <w:numPr>
          <w:ilvl w:val="0"/>
          <w:numId w:val="19"/>
        </w:numPr>
        <w:rPr>
          <w:del w:id="254" w:author="user" w:date="2025-10-21T11:35:00Z"/>
          <w:rFonts w:cs="Times New Roman"/>
          <w:rPrChange w:id="255" w:author="user" w:date="2025-10-21T12:48:00Z">
            <w:rPr>
              <w:del w:id="256" w:author="user" w:date="2025-10-21T11:35:00Z"/>
              <w:lang w:val="vi-VN"/>
            </w:rPr>
          </w:rPrChange>
        </w:rPr>
        <w:pPrChange w:id="257" w:author="user" w:date="2025-10-21T12:39:00Z">
          <w:pPr/>
        </w:pPrChange>
      </w:pPr>
      <w:ins w:id="258" w:author="Pham Ngoc Nga - B2505848" w:date="2025-10-20T00:45:00Z">
        <w:del w:id="259" w:author="user" w:date="2025-10-21T13:12:00Z">
          <w:r w:rsidRPr="00D6163C" w:rsidDel="00A35F65">
            <w:rPr>
              <w:rFonts w:cs="Times New Roman"/>
              <w:rPrChange w:id="260" w:author="user" w:date="2025-10-21T12:48:00Z">
                <w:rPr>
                  <w:lang w:val="vi-VN"/>
                </w:rPr>
              </w:rPrChange>
            </w:rPr>
            <w:delText>Lịch sử phát triển Android</w:delText>
          </w:r>
        </w:del>
      </w:ins>
      <w:bookmarkStart w:id="261" w:name="_Toc211945021"/>
      <w:bookmarkStart w:id="262" w:name="_Toc211945360"/>
      <w:bookmarkEnd w:id="261"/>
      <w:bookmarkEnd w:id="262"/>
    </w:p>
    <w:p w:rsidR="00775B8D" w:rsidRPr="00D6163C" w:rsidRDefault="00A35F65" w:rsidP="002D4FCF">
      <w:pPr>
        <w:pStyle w:val="Heading3"/>
        <w:rPr>
          <w:ins w:id="263" w:author="user" w:date="2025-10-21T11:35:00Z"/>
          <w:rFonts w:cs="Times New Roman"/>
          <w:rPrChange w:id="264" w:author="user" w:date="2025-10-21T12:48:00Z">
            <w:rPr>
              <w:ins w:id="265" w:author="user" w:date="2025-10-21T11:35:00Z"/>
              <w:lang w:val="vi-VN"/>
            </w:rPr>
          </w:rPrChange>
        </w:rPr>
        <w:pPrChange w:id="266" w:author="user" w:date="2025-10-21T12:39:00Z">
          <w:pPr/>
        </w:pPrChange>
      </w:pPr>
      <w:bookmarkStart w:id="267" w:name="_Toc211945022"/>
      <w:bookmarkStart w:id="268" w:name="_Toc211945361"/>
      <w:ins w:id="269" w:author="user" w:date="2025-10-21T13:12:00Z">
        <w:r w:rsidRPr="00770F1A">
          <w:rPr>
            <w:rFonts w:cs="Times New Roman"/>
          </w:rPr>
          <w:t>Lịch sử phát triển Android</w:t>
        </w:r>
      </w:ins>
      <w:bookmarkEnd w:id="267"/>
      <w:bookmarkEnd w:id="268"/>
    </w:p>
    <w:p w:rsidR="0061344B" w:rsidRPr="009B3EB5" w:rsidRDefault="009B3EB5" w:rsidP="009B3EB5">
      <w:pPr>
        <w:pStyle w:val="Caption"/>
        <w:keepNext/>
        <w:rPr>
          <w:ins w:id="270" w:author="Pham Ngoc Nga - B2505848" w:date="2025-10-20T00:45:00Z"/>
          <w:rPrChange w:id="271" w:author="user" w:date="2025-10-21T12:49:00Z">
            <w:rPr>
              <w:ins w:id="272" w:author="Pham Ngoc Nga - B2505848" w:date="2025-10-20T00:45:00Z"/>
              <w:lang w:val="vi-VN"/>
            </w:rPr>
          </w:rPrChange>
        </w:rPr>
        <w:pPrChange w:id="273" w:author="user" w:date="2025-10-21T12:49:00Z">
          <w:pPr/>
        </w:pPrChange>
      </w:pPr>
      <w:bookmarkStart w:id="274" w:name="_Toc211945540"/>
      <w:ins w:id="275" w:author="user" w:date="2025-10-21T12:49:00Z">
        <w:r>
          <w:t xml:space="preserve">Bảng </w:t>
        </w:r>
      </w:ins>
      <w:ins w:id="276" w:author="user" w:date="2025-10-21T12:55:00Z">
        <w:r w:rsidR="00C335E9">
          <w:fldChar w:fldCharType="begin"/>
        </w:r>
        <w:r w:rsidR="00C335E9">
          <w:instrText xml:space="preserve"> STYLEREF 1 \s </w:instrText>
        </w:r>
      </w:ins>
      <w:r w:rsidR="00C335E9">
        <w:fldChar w:fldCharType="separate"/>
      </w:r>
      <w:r w:rsidR="00462604">
        <w:rPr>
          <w:noProof/>
        </w:rPr>
        <w:t>2</w:t>
      </w:r>
      <w:ins w:id="277" w:author="user" w:date="2025-10-21T12:55:00Z">
        <w:r w:rsidR="00C335E9">
          <w:fldChar w:fldCharType="end"/>
        </w:r>
        <w:r w:rsidR="00C335E9">
          <w:noBreakHyphen/>
        </w:r>
        <w:r w:rsidR="00C335E9">
          <w:fldChar w:fldCharType="begin"/>
        </w:r>
        <w:r w:rsidR="00C335E9">
          <w:instrText xml:space="preserve"> SEQ Bảng \* ARABIC \s 1 </w:instrText>
        </w:r>
      </w:ins>
      <w:r w:rsidR="00C335E9">
        <w:fldChar w:fldCharType="separate"/>
      </w:r>
      <w:ins w:id="278" w:author="user" w:date="2025-10-21T12:58:00Z">
        <w:r w:rsidR="00462604">
          <w:rPr>
            <w:noProof/>
          </w:rPr>
          <w:t>1</w:t>
        </w:r>
      </w:ins>
      <w:ins w:id="279" w:author="user" w:date="2025-10-21T12:55:00Z">
        <w:r w:rsidR="00C335E9">
          <w:fldChar w:fldCharType="end"/>
        </w:r>
      </w:ins>
      <w:ins w:id="280" w:author="user" w:date="2025-10-21T12:49:00Z">
        <w:r>
          <w:t xml:space="preserve"> </w:t>
        </w:r>
      </w:ins>
      <w:ins w:id="281" w:author="user" w:date="2025-10-21T11:35:00Z">
        <w:r w:rsidR="00775B8D" w:rsidRPr="0052581E">
          <w:rPr>
            <w:rFonts w:cs="Times New Roman"/>
          </w:rPr>
          <w:t>Tóm tắt các phiên b</w:t>
        </w:r>
        <w:r w:rsidR="00775B8D" w:rsidRPr="0010268E">
          <w:rPr>
            <w:rFonts w:cs="Times New Roman"/>
          </w:rPr>
          <w:t>ản củ</w:t>
        </w:r>
        <w:r w:rsidRPr="00A35F65">
          <w:rPr>
            <w:rFonts w:cs="Times New Roman"/>
          </w:rPr>
          <w:t>a Android</w:t>
        </w:r>
        <w:bookmarkEnd w:id="274"/>
        <w:r w:rsidRPr="00A35F65">
          <w:rPr>
            <w:rFonts w:cs="Times New Roman"/>
          </w:rPr>
          <w:t xml:space="preserve"> </w:t>
        </w:r>
      </w:ins>
      <w:ins w:id="282" w:author="Pham Ngoc Nga - B2505848" w:date="2025-10-20T00:45:00Z">
        <w:del w:id="283" w:author="user" w:date="2025-10-21T11:34:00Z">
          <w:r w:rsidR="0061344B" w:rsidRPr="00A35F65" w:rsidDel="00DA29E1">
            <w:rPr>
              <w:rFonts w:cs="Times New Roman"/>
              <w:lang w:val="vi-VN"/>
            </w:rPr>
            <w:delText>{Điền nhãn caption Bảng vào sau}, Tóm tắt các phiên bả</w:delText>
          </w:r>
          <w:r w:rsidR="0061344B" w:rsidRPr="00D6163C" w:rsidDel="00DA29E1">
            <w:rPr>
              <w:rFonts w:cs="Times New Roman"/>
              <w:lang w:val="vi-VN"/>
              <w:rPrChange w:id="284" w:author="user" w:date="2025-10-21T12:48:00Z">
                <w:rPr>
                  <w:lang w:val="vi-VN"/>
                </w:rPr>
              </w:rPrChange>
            </w:rPr>
            <w:delText>n Android</w:delText>
          </w:r>
        </w:del>
      </w:ins>
      <w:ins w:id="285" w:author="Pham Ngoc Nga - B2505848" w:date="2025-10-20T01:01:00Z">
        <w:del w:id="286" w:author="user" w:date="2025-10-21T11:34:00Z">
          <w:r w:rsidR="003E36CF" w:rsidRPr="00D6163C" w:rsidDel="00DA29E1">
            <w:rPr>
              <w:rFonts w:cs="Times New Roman"/>
              <w:rPrChange w:id="287" w:author="user" w:date="2025-10-21T12:48:00Z">
                <w:rPr/>
              </w:rPrChange>
            </w:rPr>
            <w:delText xml:space="preserve">Bảng </w:delText>
          </w:r>
        </w:del>
        <w:del w:id="288" w:author="user" w:date="2025-10-21T11:31:00Z">
          <w:r w:rsidR="003E36CF" w:rsidRPr="00D6163C" w:rsidDel="009F7674">
            <w:rPr>
              <w:rFonts w:cs="Times New Roman"/>
              <w:rPrChange w:id="289" w:author="user" w:date="2025-10-21T12:48:00Z">
                <w:rPr/>
              </w:rPrChange>
            </w:rPr>
            <w:fldChar w:fldCharType="begin"/>
          </w:r>
          <w:r w:rsidR="003E36CF" w:rsidRPr="00D6163C" w:rsidDel="009F7674">
            <w:rPr>
              <w:rFonts w:cs="Times New Roman"/>
              <w:rPrChange w:id="290" w:author="user" w:date="2025-10-21T12:48:00Z">
                <w:rPr/>
              </w:rPrChange>
            </w:rPr>
            <w:delInstrText xml:space="preserve"> STYLEREF 1 \s </w:delInstrText>
          </w:r>
        </w:del>
      </w:ins>
      <w:del w:id="291" w:author="user" w:date="2025-10-21T11:31:00Z">
        <w:r w:rsidR="003E36CF" w:rsidRPr="00D6163C" w:rsidDel="009F7674">
          <w:rPr>
            <w:rFonts w:cs="Times New Roman"/>
            <w:rPrChange w:id="292" w:author="user" w:date="2025-10-21T12:48:00Z">
              <w:rPr/>
            </w:rPrChange>
          </w:rPr>
          <w:fldChar w:fldCharType="separate"/>
        </w:r>
        <w:r w:rsidR="003E36CF" w:rsidRPr="00D6163C" w:rsidDel="009F7674">
          <w:rPr>
            <w:rFonts w:cs="Times New Roman"/>
            <w:bCs/>
            <w:noProof/>
            <w:rPrChange w:id="293" w:author="user" w:date="2025-10-21T12:48:00Z">
              <w:rPr>
                <w:bCs/>
                <w:noProof/>
              </w:rPr>
            </w:rPrChange>
          </w:rPr>
          <w:delText>Error! No text of specified style in document.</w:delText>
        </w:r>
      </w:del>
      <w:ins w:id="294" w:author="Pham Ngoc Nga - B2505848" w:date="2025-10-20T01:01:00Z">
        <w:del w:id="295" w:author="user" w:date="2025-10-21T11:31:00Z">
          <w:r w:rsidR="003E36CF" w:rsidRPr="00D6163C" w:rsidDel="009F7674">
            <w:rPr>
              <w:rFonts w:cs="Times New Roman"/>
              <w:rPrChange w:id="296" w:author="user" w:date="2025-10-21T12:48:00Z">
                <w:rPr/>
              </w:rPrChange>
            </w:rPr>
            <w:fldChar w:fldCharType="end"/>
          </w:r>
          <w:r w:rsidR="003E36CF" w:rsidRPr="00D6163C" w:rsidDel="009F7674">
            <w:rPr>
              <w:rFonts w:cs="Times New Roman"/>
              <w:rPrChange w:id="297" w:author="user" w:date="2025-10-21T12:48:00Z">
                <w:rPr/>
              </w:rPrChange>
            </w:rPr>
            <w:noBreakHyphen/>
          </w:r>
          <w:r w:rsidR="003E36CF" w:rsidRPr="00D6163C" w:rsidDel="009F7674">
            <w:rPr>
              <w:rFonts w:cs="Times New Roman"/>
              <w:rPrChange w:id="298" w:author="user" w:date="2025-10-21T12:48:00Z">
                <w:rPr/>
              </w:rPrChange>
            </w:rPr>
            <w:fldChar w:fldCharType="begin"/>
          </w:r>
          <w:r w:rsidR="003E36CF" w:rsidRPr="00D6163C" w:rsidDel="009F7674">
            <w:rPr>
              <w:rFonts w:cs="Times New Roman"/>
              <w:rPrChange w:id="299" w:author="user" w:date="2025-10-21T12:48:00Z">
                <w:rPr/>
              </w:rPrChange>
            </w:rPr>
            <w:delInstrText xml:space="preserve"> SEQ Bảng \* ARABIC \s 1 </w:delInstrText>
          </w:r>
        </w:del>
      </w:ins>
      <w:del w:id="300" w:author="user" w:date="2025-10-21T11:31:00Z">
        <w:r w:rsidR="003E36CF" w:rsidRPr="00D6163C" w:rsidDel="009F7674">
          <w:rPr>
            <w:rFonts w:cs="Times New Roman"/>
            <w:rPrChange w:id="301" w:author="user" w:date="2025-10-21T12:48:00Z">
              <w:rPr/>
            </w:rPrChange>
          </w:rPr>
          <w:fldChar w:fldCharType="separate"/>
        </w:r>
      </w:del>
      <w:ins w:id="302" w:author="Pham Ngoc Nga - B2505848" w:date="2025-10-20T01:01:00Z">
        <w:del w:id="303" w:author="user" w:date="2025-10-21T11:31:00Z">
          <w:r w:rsidR="003E36CF" w:rsidRPr="00D6163C" w:rsidDel="009F7674">
            <w:rPr>
              <w:rFonts w:cs="Times New Roman"/>
              <w:noProof/>
              <w:rPrChange w:id="304" w:author="user" w:date="2025-10-21T12:48:00Z">
                <w:rPr>
                  <w:noProof/>
                </w:rPr>
              </w:rPrChange>
            </w:rPr>
            <w:delText>1</w:delText>
          </w:r>
          <w:r w:rsidR="003E36CF" w:rsidRPr="00D6163C" w:rsidDel="009F7674">
            <w:rPr>
              <w:rFonts w:cs="Times New Roman"/>
              <w:rPrChange w:id="305" w:author="user" w:date="2025-10-21T12:48:00Z">
                <w:rPr/>
              </w:rPrChange>
            </w:rPr>
            <w:fldChar w:fldCharType="end"/>
          </w:r>
        </w:del>
      </w:ins>
    </w:p>
    <w:p w:rsidR="0061344B" w:rsidRPr="0010268E" w:rsidRDefault="0061344B" w:rsidP="009B3EB5">
      <w:pPr>
        <w:pStyle w:val="Heading3"/>
        <w:rPr>
          <w:ins w:id="306" w:author="Pham Ngoc Nga - B2505848" w:date="2025-10-20T00:45:00Z"/>
          <w:lang w:val="vi-VN"/>
        </w:rPr>
        <w:pPrChange w:id="307" w:author="user" w:date="2025-10-21T12:50:00Z">
          <w:pPr/>
        </w:pPrChange>
      </w:pPr>
      <w:bookmarkStart w:id="308" w:name="_Toc211945023"/>
      <w:bookmarkStart w:id="309" w:name="_Toc211945362"/>
      <w:ins w:id="310" w:author="Pham Ngoc Nga - B2505848" w:date="2025-10-20T00:45:00Z">
        <w:r w:rsidRPr="0052581E">
          <w:rPr>
            <w:lang w:val="vi-VN"/>
          </w:rPr>
          <w:t>Tính năng mở c</w:t>
        </w:r>
        <w:r w:rsidRPr="0010268E">
          <w:rPr>
            <w:lang w:val="vi-VN"/>
          </w:rPr>
          <w:t>ủa Android</w:t>
        </w:r>
        <w:bookmarkEnd w:id="308"/>
        <w:bookmarkEnd w:id="309"/>
      </w:ins>
    </w:p>
    <w:p w:rsidR="0061344B" w:rsidRPr="00A35F65" w:rsidRDefault="0061344B" w:rsidP="009B3EB5">
      <w:pPr>
        <w:pStyle w:val="Heading2"/>
        <w:rPr>
          <w:ins w:id="311" w:author="Pham Ngoc Nga - B2505848" w:date="2025-10-20T00:45:00Z"/>
          <w:lang w:val="vi-VN"/>
        </w:rPr>
        <w:pPrChange w:id="312" w:author="user" w:date="2025-10-21T12:50:00Z">
          <w:pPr/>
        </w:pPrChange>
      </w:pPr>
      <w:bookmarkStart w:id="313" w:name="_Toc211945024"/>
      <w:bookmarkStart w:id="314" w:name="_Toc211945363"/>
      <w:ins w:id="315" w:author="Pham Ngoc Nga - B2505848" w:date="2025-10-20T00:45:00Z">
        <w:r w:rsidRPr="00A35F65">
          <w:rPr>
            <w:lang w:val="vi-VN"/>
          </w:rPr>
          <w:t>Firebase</w:t>
        </w:r>
        <w:bookmarkEnd w:id="313"/>
        <w:bookmarkEnd w:id="314"/>
      </w:ins>
    </w:p>
    <w:p w:rsidR="0061344B" w:rsidRPr="00D6163C" w:rsidRDefault="0061344B" w:rsidP="009B3EB5">
      <w:pPr>
        <w:pStyle w:val="Heading3"/>
        <w:rPr>
          <w:ins w:id="316" w:author="Pham Ngoc Nga - B2505848" w:date="2025-10-20T00:45:00Z"/>
          <w:lang w:val="vi-VN"/>
          <w:rPrChange w:id="317" w:author="user" w:date="2025-10-21T12:48:00Z">
            <w:rPr>
              <w:ins w:id="318" w:author="Pham Ngoc Nga - B2505848" w:date="2025-10-20T00:45:00Z"/>
              <w:lang w:val="vi-VN"/>
            </w:rPr>
          </w:rPrChange>
        </w:rPr>
        <w:pPrChange w:id="319" w:author="user" w:date="2025-10-21T12:50:00Z">
          <w:pPr/>
        </w:pPrChange>
      </w:pPr>
      <w:bookmarkStart w:id="320" w:name="_Toc211945025"/>
      <w:bookmarkStart w:id="321" w:name="_Toc211945364"/>
      <w:ins w:id="322" w:author="Pham Ngoc Nga - B2505848" w:date="2025-10-20T00:45:00Z">
        <w:r w:rsidRPr="00D6163C">
          <w:rPr>
            <w:lang w:val="vi-VN"/>
            <w:rPrChange w:id="323" w:author="user" w:date="2025-10-21T12:48:00Z">
              <w:rPr>
                <w:lang w:val="vi-VN"/>
              </w:rPr>
            </w:rPrChange>
          </w:rPr>
          <w:t>Lịch sử phát triển Firebase</w:t>
        </w:r>
        <w:bookmarkEnd w:id="320"/>
        <w:bookmarkEnd w:id="321"/>
      </w:ins>
    </w:p>
    <w:p w:rsidR="00BD6213" w:rsidRPr="0052581E" w:rsidRDefault="0061344B" w:rsidP="00BD6213">
      <w:pPr>
        <w:pStyle w:val="Caption"/>
        <w:rPr>
          <w:ins w:id="324" w:author="user" w:date="2025-10-21T12:50:00Z"/>
          <w:rFonts w:cs="Times New Roman"/>
        </w:rPr>
        <w:pPrChange w:id="325" w:author="user" w:date="2025-10-21T12:51:00Z">
          <w:pPr>
            <w:pStyle w:val="Caption"/>
          </w:pPr>
        </w:pPrChange>
      </w:pPr>
      <w:ins w:id="326" w:author="Pham Ngoc Nga - B2505848" w:date="2025-10-20T00:45:00Z">
        <w:del w:id="327" w:author="user" w:date="2025-10-21T12:51:00Z">
          <w:r w:rsidRPr="00D6163C" w:rsidDel="00BD6213">
            <w:rPr>
              <w:rFonts w:cs="Times New Roman"/>
              <w:lang w:val="vi-VN"/>
              <w:rPrChange w:id="328" w:author="user" w:date="2025-10-21T12:48:00Z">
                <w:rPr>
                  <w:lang w:val="vi-VN"/>
                </w:rPr>
              </w:rPrChange>
            </w:rPr>
            <w:delText xml:space="preserve">{Điền nhãn caption Hình vào sau}, </w:delText>
          </w:r>
        </w:del>
      </w:ins>
      <w:bookmarkStart w:id="329" w:name="_Toc211945471"/>
      <w:ins w:id="330" w:author="user" w:date="2025-10-21T12:51:00Z">
        <w:r w:rsidR="00BD6213">
          <w:t xml:space="preserve">Hình </w:t>
        </w:r>
        <w:r w:rsidR="00BD6213">
          <w:fldChar w:fldCharType="begin"/>
        </w:r>
        <w:r w:rsidR="00BD6213">
          <w:instrText xml:space="preserve"> STYLEREF 1 \s </w:instrText>
        </w:r>
      </w:ins>
      <w:r w:rsidR="00BD6213">
        <w:fldChar w:fldCharType="separate"/>
      </w:r>
      <w:r w:rsidR="00BD6213">
        <w:rPr>
          <w:noProof/>
        </w:rPr>
        <w:t>2</w:t>
      </w:r>
      <w:ins w:id="331" w:author="user" w:date="2025-10-21T12:51:00Z">
        <w:r w:rsidR="00BD6213">
          <w:fldChar w:fldCharType="end"/>
        </w:r>
        <w:r w:rsidR="00BD6213">
          <w:noBreakHyphen/>
        </w:r>
        <w:r w:rsidR="00BD6213">
          <w:fldChar w:fldCharType="begin"/>
        </w:r>
        <w:r w:rsidR="00BD6213">
          <w:instrText xml:space="preserve"> SEQ Hình \* ARABIC \s 1 </w:instrText>
        </w:r>
      </w:ins>
      <w:r w:rsidR="00BD6213">
        <w:fldChar w:fldCharType="separate"/>
      </w:r>
      <w:ins w:id="332" w:author="user" w:date="2025-10-21T12:51:00Z">
        <w:r w:rsidR="00BD6213">
          <w:rPr>
            <w:noProof/>
          </w:rPr>
          <w:t>1</w:t>
        </w:r>
        <w:r w:rsidR="00BD6213">
          <w:fldChar w:fldCharType="end"/>
        </w:r>
        <w:r w:rsidR="00BD6213">
          <w:t xml:space="preserve"> </w:t>
        </w:r>
      </w:ins>
      <w:ins w:id="333" w:author="Pham Ngoc Nga - B2505848" w:date="2025-10-20T00:45:00Z">
        <w:r w:rsidRPr="0052581E">
          <w:rPr>
            <w:rFonts w:cs="Times New Roman"/>
            <w:lang w:val="vi-VN"/>
          </w:rPr>
          <w:t>Giới thi</w:t>
        </w:r>
        <w:r w:rsidRPr="0010268E">
          <w:rPr>
            <w:rFonts w:cs="Times New Roman"/>
            <w:lang w:val="vi-VN"/>
          </w:rPr>
          <w:t>ệu Firebas</w:t>
        </w:r>
      </w:ins>
      <w:ins w:id="334" w:author="user" w:date="2025-10-21T12:50:00Z">
        <w:r w:rsidR="00BD6213">
          <w:rPr>
            <w:rFonts w:cs="Times New Roman"/>
          </w:rPr>
          <w:t>e</w:t>
        </w:r>
      </w:ins>
      <w:bookmarkEnd w:id="329"/>
      <w:ins w:id="335" w:author="Pham Ngoc Nga - B2505848" w:date="2025-10-20T00:45:00Z">
        <w:del w:id="336" w:author="user" w:date="2025-10-21T12:50:00Z">
          <w:r w:rsidRPr="0052581E" w:rsidDel="00BD6213">
            <w:rPr>
              <w:rFonts w:cs="Times New Roman"/>
              <w:lang w:val="vi-VN"/>
            </w:rPr>
            <w:delText>e</w:delText>
          </w:r>
        </w:del>
      </w:ins>
    </w:p>
    <w:p w:rsidR="0061344B" w:rsidRPr="0010268E" w:rsidDel="00BD6213" w:rsidRDefault="0061344B" w:rsidP="00BD6213">
      <w:pPr>
        <w:pStyle w:val="Heading3"/>
        <w:rPr>
          <w:ins w:id="337" w:author="Pham Ngoc Nga - B2505848" w:date="2025-10-20T00:45:00Z"/>
          <w:del w:id="338" w:author="user" w:date="2025-10-21T12:51:00Z"/>
          <w:lang w:val="vi-VN"/>
        </w:rPr>
        <w:pPrChange w:id="339" w:author="user" w:date="2025-10-21T12:51:00Z">
          <w:pPr/>
        </w:pPrChange>
      </w:pPr>
      <w:bookmarkStart w:id="340" w:name="_Toc211945026"/>
      <w:bookmarkStart w:id="341" w:name="_Toc211945365"/>
      <w:bookmarkEnd w:id="340"/>
      <w:bookmarkEnd w:id="341"/>
    </w:p>
    <w:p w:rsidR="0061344B" w:rsidRPr="00A35F65" w:rsidRDefault="0061344B" w:rsidP="00BD6213">
      <w:pPr>
        <w:pStyle w:val="Heading3"/>
        <w:rPr>
          <w:ins w:id="342" w:author="Pham Ngoc Nga - B2505848" w:date="2025-10-20T00:45:00Z"/>
          <w:lang w:val="vi-VN"/>
        </w:rPr>
        <w:pPrChange w:id="343" w:author="user" w:date="2025-10-21T12:51:00Z">
          <w:pPr/>
        </w:pPrChange>
      </w:pPr>
      <w:bookmarkStart w:id="344" w:name="_Toc211945027"/>
      <w:bookmarkStart w:id="345" w:name="_Toc211945366"/>
      <w:ins w:id="346" w:author="Pham Ngoc Nga - B2505848" w:date="2025-10-20T00:45:00Z">
        <w:r w:rsidRPr="0010268E">
          <w:rPr>
            <w:lang w:val="vi-VN"/>
          </w:rPr>
          <w:t>Các d</w:t>
        </w:r>
        <w:r w:rsidRPr="00A35F65">
          <w:rPr>
            <w:lang w:val="vi-VN"/>
          </w:rPr>
          <w:t>ịch vụ Firebase</w:t>
        </w:r>
        <w:bookmarkEnd w:id="344"/>
        <w:bookmarkEnd w:id="345"/>
      </w:ins>
    </w:p>
    <w:p w:rsidR="0061344B" w:rsidRPr="00A35F65" w:rsidRDefault="0061344B" w:rsidP="00BD6213">
      <w:pPr>
        <w:pStyle w:val="Caption"/>
        <w:rPr>
          <w:ins w:id="347" w:author="Pham Ngoc Nga - B2505848" w:date="2025-10-20T00:45:00Z"/>
          <w:rFonts w:cs="Times New Roman"/>
          <w:lang w:val="vi-VN"/>
        </w:rPr>
        <w:pPrChange w:id="348" w:author="user" w:date="2025-10-21T12:51:00Z">
          <w:pPr/>
        </w:pPrChange>
      </w:pPr>
      <w:ins w:id="349" w:author="Pham Ngoc Nga - B2505848" w:date="2025-10-20T00:45:00Z">
        <w:del w:id="350" w:author="user" w:date="2025-10-21T12:51:00Z">
          <w:r w:rsidRPr="00D6163C" w:rsidDel="00BD6213">
            <w:rPr>
              <w:rFonts w:cs="Times New Roman"/>
              <w:lang w:val="vi-VN"/>
              <w:rPrChange w:id="351" w:author="user" w:date="2025-10-21T12:48:00Z">
                <w:rPr>
                  <w:lang w:val="vi-VN"/>
                </w:rPr>
              </w:rPrChange>
            </w:rPr>
            <w:delText xml:space="preserve">{Điền nhãn caption Bảng vào sau}, </w:delText>
          </w:r>
        </w:del>
      </w:ins>
      <w:bookmarkStart w:id="352" w:name="_Toc211945541"/>
      <w:ins w:id="353" w:author="user" w:date="2025-10-21T12:51:00Z">
        <w:r w:rsidR="00BD6213">
          <w:t xml:space="preserve">Bảng </w:t>
        </w:r>
      </w:ins>
      <w:ins w:id="354" w:author="user" w:date="2025-10-21T12:55:00Z">
        <w:r w:rsidR="00C335E9">
          <w:fldChar w:fldCharType="begin"/>
        </w:r>
        <w:r w:rsidR="00C335E9">
          <w:instrText xml:space="preserve"> STYLEREF 1 \s </w:instrText>
        </w:r>
      </w:ins>
      <w:r w:rsidR="00C335E9">
        <w:fldChar w:fldCharType="separate"/>
      </w:r>
      <w:r w:rsidR="00462604">
        <w:rPr>
          <w:noProof/>
        </w:rPr>
        <w:t>2</w:t>
      </w:r>
      <w:ins w:id="355" w:author="user" w:date="2025-10-21T12:55:00Z">
        <w:r w:rsidR="00C335E9">
          <w:fldChar w:fldCharType="end"/>
        </w:r>
        <w:r w:rsidR="00C335E9">
          <w:noBreakHyphen/>
        </w:r>
        <w:r w:rsidR="00C335E9">
          <w:fldChar w:fldCharType="begin"/>
        </w:r>
        <w:r w:rsidR="00C335E9">
          <w:instrText xml:space="preserve"> SEQ Bảng \* ARABIC \s 1 </w:instrText>
        </w:r>
      </w:ins>
      <w:r w:rsidR="00C335E9">
        <w:fldChar w:fldCharType="separate"/>
      </w:r>
      <w:ins w:id="356" w:author="user" w:date="2025-10-21T12:58:00Z">
        <w:r w:rsidR="00462604">
          <w:rPr>
            <w:noProof/>
          </w:rPr>
          <w:t>2</w:t>
        </w:r>
      </w:ins>
      <w:ins w:id="357" w:author="user" w:date="2025-10-21T12:55:00Z">
        <w:r w:rsidR="00C335E9">
          <w:fldChar w:fldCharType="end"/>
        </w:r>
      </w:ins>
      <w:ins w:id="358" w:author="user" w:date="2025-10-21T12:52:00Z">
        <w:r w:rsidR="00BD6213">
          <w:t xml:space="preserve"> </w:t>
        </w:r>
      </w:ins>
      <w:ins w:id="359" w:author="Pham Ngoc Nga - B2505848" w:date="2025-10-20T00:45:00Z">
        <w:r w:rsidRPr="0052581E">
          <w:rPr>
            <w:rFonts w:cs="Times New Roman"/>
            <w:lang w:val="vi-VN"/>
          </w:rPr>
          <w:t>Mô tả các d</w:t>
        </w:r>
        <w:r w:rsidRPr="0010268E">
          <w:rPr>
            <w:rFonts w:cs="Times New Roman"/>
            <w:lang w:val="vi-VN"/>
          </w:rPr>
          <w:t>ịch vụ</w:t>
        </w:r>
        <w:r w:rsidRPr="00A35F65">
          <w:rPr>
            <w:rFonts w:cs="Times New Roman"/>
            <w:lang w:val="vi-VN"/>
          </w:rPr>
          <w:t xml:space="preserve"> của Firebase</w:t>
        </w:r>
        <w:bookmarkEnd w:id="352"/>
      </w:ins>
    </w:p>
    <w:p w:rsidR="0061344B" w:rsidRPr="00D6163C" w:rsidRDefault="0061344B" w:rsidP="0061344B">
      <w:pPr>
        <w:rPr>
          <w:ins w:id="360" w:author="Pham Ngoc Nga - B2505848" w:date="2025-10-20T00:45:00Z"/>
          <w:rFonts w:ascii="Times New Roman" w:hAnsi="Times New Roman" w:cs="Times New Roman"/>
          <w:lang w:val="vi-VN"/>
          <w:rPrChange w:id="361" w:author="user" w:date="2025-10-21T12:48:00Z">
            <w:rPr>
              <w:ins w:id="362" w:author="Pham Ngoc Nga - B2505848" w:date="2025-10-20T00:45:00Z"/>
              <w:lang w:val="vi-VN"/>
            </w:rPr>
          </w:rPrChange>
        </w:rPr>
      </w:pPr>
      <w:ins w:id="363" w:author="Pham Ngoc Nga - B2505848" w:date="2025-10-20T00:45:00Z">
        <w:r w:rsidRPr="00D6163C">
          <w:rPr>
            <w:rFonts w:ascii="Times New Roman" w:hAnsi="Times New Roman" w:cs="Times New Roman"/>
            <w:lang w:val="vi-VN"/>
            <w:rPrChange w:id="364" w:author="user" w:date="2025-10-21T12:48:00Z">
              <w:rPr>
                <w:lang w:val="vi-VN"/>
              </w:rPr>
            </w:rPrChange>
          </w:rPr>
          <w:t>Firebase realtime database: Yếu tố này giúp người dùng nhận dữ liệu dưới dạng JSON</w:t>
        </w:r>
      </w:ins>
    </w:p>
    <w:p w:rsidR="0061344B" w:rsidRPr="00D6163C" w:rsidRDefault="0061344B" w:rsidP="0061344B">
      <w:pPr>
        <w:rPr>
          <w:ins w:id="365" w:author="Pham Ngoc Nga - B2505848" w:date="2025-10-20T00:45:00Z"/>
          <w:rFonts w:ascii="Times New Roman" w:hAnsi="Times New Roman" w:cs="Times New Roman"/>
          <w:lang w:val="vi-VN"/>
          <w:rPrChange w:id="366" w:author="user" w:date="2025-10-21T12:48:00Z">
            <w:rPr>
              <w:ins w:id="367" w:author="Pham Ngoc Nga - B2505848" w:date="2025-10-20T00:45:00Z"/>
              <w:lang w:val="vi-VN"/>
            </w:rPr>
          </w:rPrChange>
        </w:rPr>
      </w:pPr>
      <w:ins w:id="368" w:author="Pham Ngoc Nga - B2505848" w:date="2025-10-20T00:45:00Z">
        <w:r w:rsidRPr="00D6163C">
          <w:rPr>
            <w:rFonts w:ascii="Times New Roman" w:hAnsi="Times New Roman" w:cs="Times New Roman"/>
            <w:lang w:val="vi-VN"/>
            <w:rPrChange w:id="369" w:author="user" w:date="2025-10-21T12:48:00Z">
              <w:rPr>
                <w:lang w:val="vi-VN"/>
              </w:rPr>
            </w:rPrChange>
          </w:rPr>
          <w:t xml:space="preserve">đồng thời đồng bộ thời gian thực đến mọi liên kết. </w:t>
        </w:r>
        <w:del w:id="370" w:author="user" w:date="2025-10-21T12:53:00Z">
          <w:r w:rsidRPr="00D6163C" w:rsidDel="008D35AD">
            <w:rPr>
              <w:rFonts w:ascii="Times New Roman" w:hAnsi="Times New Roman" w:cs="Times New Roman"/>
              <w:lang w:val="vi-VN"/>
              <w:rPrChange w:id="371" w:author="user" w:date="2025-10-21T12:48:00Z">
                <w:rPr>
                  <w:lang w:val="vi-VN"/>
                </w:rPr>
              </w:rPrChange>
            </w:rPr>
            <w:delText>{Điền trích dẫn vào sau, H.Nhi}</w:delText>
          </w:r>
        </w:del>
      </w:ins>
      <w:customXmlInsRangeStart w:id="372" w:author="user" w:date="2025-10-21T11:44:00Z"/>
      <w:sdt>
        <w:sdtPr>
          <w:rPr>
            <w:rFonts w:ascii="Times New Roman" w:hAnsi="Times New Roman" w:cs="Times New Roman"/>
            <w:lang w:val="vi-VN"/>
            <w:rPrChange w:id="373" w:author="user" w:date="2025-10-21T12:48:00Z">
              <w:rPr>
                <w:lang w:val="vi-VN"/>
              </w:rPr>
            </w:rPrChange>
          </w:rPr>
          <w:id w:val="-1225994190"/>
          <w:citation/>
        </w:sdtPr>
        <w:sdtContent>
          <w:customXmlInsRangeEnd w:id="372"/>
          <w:ins w:id="374" w:author="user" w:date="2025-10-21T11:44:00Z">
            <w:r w:rsidR="006276E7" w:rsidRPr="00D6163C">
              <w:rPr>
                <w:rFonts w:ascii="Times New Roman" w:hAnsi="Times New Roman" w:cs="Times New Roman"/>
                <w:lang w:val="vi-VN"/>
                <w:rPrChange w:id="375" w:author="user" w:date="2025-10-21T12:48:00Z">
                  <w:rPr>
                    <w:lang w:val="vi-VN"/>
                  </w:rPr>
                </w:rPrChange>
              </w:rPr>
              <w:fldChar w:fldCharType="begin"/>
            </w:r>
            <w:r w:rsidR="006276E7" w:rsidRPr="00D6163C">
              <w:rPr>
                <w:rFonts w:ascii="Times New Roman" w:hAnsi="Times New Roman" w:cs="Times New Roman"/>
                <w:rPrChange w:id="376" w:author="user" w:date="2025-10-21T12:48:00Z">
                  <w:rPr/>
                </w:rPrChange>
              </w:rPr>
              <w:instrText xml:space="preserve"> CITATION Nhi \l 1033 </w:instrText>
            </w:r>
          </w:ins>
          <w:r w:rsidR="006276E7" w:rsidRPr="00D6163C">
            <w:rPr>
              <w:rFonts w:ascii="Times New Roman" w:hAnsi="Times New Roman" w:cs="Times New Roman"/>
              <w:lang w:val="vi-VN"/>
              <w:rPrChange w:id="377" w:author="user" w:date="2025-10-21T12:48:00Z">
                <w:rPr>
                  <w:lang w:val="vi-VN"/>
                </w:rPr>
              </w:rPrChange>
            </w:rPr>
            <w:fldChar w:fldCharType="separate"/>
          </w:r>
          <w:ins w:id="378" w:author="user" w:date="2025-10-21T11:44:00Z">
            <w:r w:rsidR="006276E7" w:rsidRPr="00D6163C">
              <w:rPr>
                <w:rFonts w:ascii="Times New Roman" w:hAnsi="Times New Roman" w:cs="Times New Roman"/>
                <w:noProof/>
                <w:rPrChange w:id="379" w:author="user" w:date="2025-10-21T12:48:00Z">
                  <w:rPr>
                    <w:noProof/>
                  </w:rPr>
                </w:rPrChange>
              </w:rPr>
              <w:t xml:space="preserve"> </w:t>
            </w:r>
            <w:r w:rsidR="006276E7" w:rsidRPr="00D6163C">
              <w:rPr>
                <w:rFonts w:ascii="Times New Roman" w:hAnsi="Times New Roman" w:cs="Times New Roman"/>
                <w:noProof/>
                <w:rPrChange w:id="380" w:author="user" w:date="2025-10-21T12:48:00Z">
                  <w:rPr>
                    <w:rFonts w:eastAsia="Times New Roman"/>
                  </w:rPr>
                </w:rPrChange>
              </w:rPr>
              <w:t>[2]</w:t>
            </w:r>
            <w:r w:rsidR="006276E7" w:rsidRPr="00D6163C">
              <w:rPr>
                <w:rFonts w:ascii="Times New Roman" w:hAnsi="Times New Roman" w:cs="Times New Roman"/>
                <w:lang w:val="vi-VN"/>
                <w:rPrChange w:id="381" w:author="user" w:date="2025-10-21T12:48:00Z">
                  <w:rPr>
                    <w:lang w:val="vi-VN"/>
                  </w:rPr>
                </w:rPrChange>
              </w:rPr>
              <w:fldChar w:fldCharType="end"/>
            </w:r>
          </w:ins>
          <w:customXmlInsRangeStart w:id="382" w:author="user" w:date="2025-10-21T11:44:00Z"/>
        </w:sdtContent>
      </w:sdt>
      <w:customXmlInsRangeEnd w:id="382"/>
    </w:p>
    <w:p w:rsidR="0061344B" w:rsidRPr="0010268E" w:rsidRDefault="0061344B" w:rsidP="00C335E9">
      <w:pPr>
        <w:pStyle w:val="Heading2"/>
        <w:rPr>
          <w:ins w:id="383" w:author="Pham Ngoc Nga - B2505848" w:date="2025-10-20T00:45:00Z"/>
          <w:lang w:val="vi-VN"/>
        </w:rPr>
        <w:pPrChange w:id="384" w:author="user" w:date="2025-10-21T12:54:00Z">
          <w:pPr/>
        </w:pPrChange>
      </w:pPr>
      <w:bookmarkStart w:id="385" w:name="_Toc211945028"/>
      <w:bookmarkStart w:id="386" w:name="_Toc211945367"/>
      <w:ins w:id="387" w:author="Pham Ngoc Nga - B2505848" w:date="2025-10-20T00:45:00Z">
        <w:r w:rsidRPr="0052581E">
          <w:rPr>
            <w:lang w:val="vi-VN"/>
          </w:rPr>
          <w:t>Tìm hiểu v</w:t>
        </w:r>
        <w:r w:rsidRPr="0010268E">
          <w:rPr>
            <w:lang w:val="vi-VN"/>
          </w:rPr>
          <w:t>ề API</w:t>
        </w:r>
        <w:bookmarkEnd w:id="385"/>
        <w:bookmarkEnd w:id="386"/>
      </w:ins>
    </w:p>
    <w:p w:rsidR="0061344B" w:rsidRPr="00A35F65" w:rsidRDefault="0061344B" w:rsidP="00C335E9">
      <w:pPr>
        <w:pStyle w:val="Heading3"/>
        <w:rPr>
          <w:ins w:id="388" w:author="Pham Ngoc Nga - B2505848" w:date="2025-10-20T00:45:00Z"/>
          <w:lang w:val="vi-VN"/>
        </w:rPr>
        <w:pPrChange w:id="389" w:author="user" w:date="2025-10-21T12:54:00Z">
          <w:pPr/>
        </w:pPrChange>
      </w:pPr>
      <w:bookmarkStart w:id="390" w:name="_Toc211945029"/>
      <w:bookmarkStart w:id="391" w:name="_Toc211945368"/>
      <w:ins w:id="392" w:author="Pham Ngoc Nga - B2505848" w:date="2025-10-20T00:45:00Z">
        <w:r w:rsidRPr="00A35F65">
          <w:rPr>
            <w:lang w:val="vi-VN"/>
          </w:rPr>
          <w:t>Khái niệm API</w:t>
        </w:r>
        <w:bookmarkEnd w:id="390"/>
        <w:bookmarkEnd w:id="391"/>
      </w:ins>
    </w:p>
    <w:p w:rsidR="0061344B" w:rsidRPr="00A35F65" w:rsidRDefault="0061344B" w:rsidP="00C335E9">
      <w:pPr>
        <w:pStyle w:val="Caption"/>
        <w:rPr>
          <w:ins w:id="393" w:author="Pham Ngoc Nga - B2505848" w:date="2025-10-20T00:45:00Z"/>
          <w:rFonts w:cs="Times New Roman"/>
          <w:lang w:val="vi-VN"/>
        </w:rPr>
        <w:pPrChange w:id="394" w:author="user" w:date="2025-10-21T12:55:00Z">
          <w:pPr/>
        </w:pPrChange>
      </w:pPr>
      <w:ins w:id="395" w:author="Pham Ngoc Nga - B2505848" w:date="2025-10-20T00:45:00Z">
        <w:del w:id="396" w:author="user" w:date="2025-10-21T12:55:00Z">
          <w:r w:rsidRPr="00A35F65" w:rsidDel="00C335E9">
            <w:rPr>
              <w:rFonts w:cs="Times New Roman"/>
              <w:lang w:val="vi-VN"/>
            </w:rPr>
            <w:delText xml:space="preserve">{Điền nhãn caption Bảng vào sau}, </w:delText>
          </w:r>
        </w:del>
      </w:ins>
      <w:bookmarkStart w:id="397" w:name="_Toc211945542"/>
      <w:ins w:id="398" w:author="user" w:date="2025-10-21T12:55:00Z">
        <w:r w:rsidR="00C335E9">
          <w:t xml:space="preserve">Bảng </w:t>
        </w:r>
        <w:r w:rsidR="00C335E9">
          <w:fldChar w:fldCharType="begin"/>
        </w:r>
        <w:r w:rsidR="00C335E9">
          <w:instrText xml:space="preserve"> STYLEREF 1 \s </w:instrText>
        </w:r>
      </w:ins>
      <w:r w:rsidR="00C335E9">
        <w:fldChar w:fldCharType="separate"/>
      </w:r>
      <w:r w:rsidR="00462604">
        <w:rPr>
          <w:noProof/>
        </w:rPr>
        <w:t>2</w:t>
      </w:r>
      <w:ins w:id="399" w:author="user" w:date="2025-10-21T12:55:00Z">
        <w:r w:rsidR="00C335E9">
          <w:fldChar w:fldCharType="end"/>
        </w:r>
        <w:r w:rsidR="00C335E9">
          <w:noBreakHyphen/>
        </w:r>
        <w:r w:rsidR="00C335E9">
          <w:fldChar w:fldCharType="begin"/>
        </w:r>
        <w:r w:rsidR="00C335E9">
          <w:instrText xml:space="preserve"> SEQ Bảng \* ARABIC \s 1 </w:instrText>
        </w:r>
      </w:ins>
      <w:r w:rsidR="00C335E9">
        <w:fldChar w:fldCharType="separate"/>
      </w:r>
      <w:ins w:id="400" w:author="user" w:date="2025-10-21T12:58:00Z">
        <w:r w:rsidR="00462604">
          <w:rPr>
            <w:noProof/>
          </w:rPr>
          <w:t>3</w:t>
        </w:r>
      </w:ins>
      <w:ins w:id="401" w:author="user" w:date="2025-10-21T12:55:00Z">
        <w:r w:rsidR="00C335E9">
          <w:fldChar w:fldCharType="end"/>
        </w:r>
        <w:r w:rsidR="00C335E9">
          <w:t xml:space="preserve"> </w:t>
        </w:r>
      </w:ins>
      <w:ins w:id="402" w:author="Pham Ngoc Nga - B2505848" w:date="2025-10-20T00:45:00Z">
        <w:r w:rsidRPr="0052581E">
          <w:rPr>
            <w:rFonts w:cs="Times New Roman"/>
            <w:lang w:val="vi-VN"/>
          </w:rPr>
          <w:t>Mô tả các ưu đi</w:t>
        </w:r>
        <w:r w:rsidRPr="0010268E">
          <w:rPr>
            <w:rFonts w:cs="Times New Roman"/>
            <w:lang w:val="vi-VN"/>
          </w:rPr>
          <w:t>ểm và khuyế</w:t>
        </w:r>
        <w:r w:rsidRPr="00A35F65">
          <w:rPr>
            <w:rFonts w:cs="Times New Roman"/>
            <w:lang w:val="vi-VN"/>
          </w:rPr>
          <w:t>t điểm của API</w:t>
        </w:r>
        <w:bookmarkEnd w:id="397"/>
      </w:ins>
    </w:p>
    <w:p w:rsidR="0061344B" w:rsidRPr="00D6163C" w:rsidRDefault="0061344B" w:rsidP="00C335E9">
      <w:pPr>
        <w:pStyle w:val="Heading3"/>
        <w:rPr>
          <w:ins w:id="403" w:author="Pham Ngoc Nga - B2505848" w:date="2025-10-20T00:45:00Z"/>
          <w:lang w:val="vi-VN"/>
          <w:rPrChange w:id="404" w:author="user" w:date="2025-10-21T12:48:00Z">
            <w:rPr>
              <w:ins w:id="405" w:author="Pham Ngoc Nga - B2505848" w:date="2025-10-20T00:45:00Z"/>
              <w:lang w:val="vi-VN"/>
            </w:rPr>
          </w:rPrChange>
        </w:rPr>
        <w:pPrChange w:id="406" w:author="user" w:date="2025-10-21T12:55:00Z">
          <w:pPr/>
        </w:pPrChange>
      </w:pPr>
      <w:bookmarkStart w:id="407" w:name="_Toc211945030"/>
      <w:bookmarkStart w:id="408" w:name="_Toc211945369"/>
      <w:ins w:id="409" w:author="Pham Ngoc Nga - B2505848" w:date="2025-10-20T00:45:00Z">
        <w:r w:rsidRPr="00D6163C">
          <w:rPr>
            <w:lang w:val="vi-VN"/>
            <w:rPrChange w:id="410" w:author="user" w:date="2025-10-21T12:48:00Z">
              <w:rPr>
                <w:lang w:val="vi-VN"/>
              </w:rPr>
            </w:rPrChange>
          </w:rPr>
          <w:t>Phân loại API</w:t>
        </w:r>
        <w:bookmarkEnd w:id="407"/>
        <w:bookmarkEnd w:id="408"/>
      </w:ins>
    </w:p>
    <w:p w:rsidR="00BA7E9C" w:rsidRPr="00D6163C" w:rsidRDefault="00BA7E9C">
      <w:pPr>
        <w:rPr>
          <w:ins w:id="411" w:author="Pham Ngoc Nga - B2505848" w:date="2025-10-19T23:59:00Z"/>
          <w:rFonts w:ascii="Times New Roman" w:hAnsi="Times New Roman" w:cs="Times New Roman"/>
          <w:rPrChange w:id="412" w:author="user" w:date="2025-10-21T12:48:00Z">
            <w:rPr>
              <w:ins w:id="413" w:author="Pham Ngoc Nga - B2505848" w:date="2025-10-19T23:59:00Z"/>
              <w:rFonts w:ascii="Times New Roman" w:hAnsi="Times New Roman" w:cs="Times New Roman"/>
            </w:rPr>
          </w:rPrChange>
        </w:rPr>
      </w:pPr>
    </w:p>
    <w:p w:rsidR="00BA7E9C" w:rsidRPr="00D6163C" w:rsidRDefault="00BA7E9C">
      <w:pPr>
        <w:rPr>
          <w:ins w:id="414" w:author="Pham Ngoc Nga - B2505848" w:date="2025-10-19T23:59:00Z"/>
          <w:rFonts w:ascii="Times New Roman" w:hAnsi="Times New Roman" w:cs="Times New Roman"/>
          <w:rPrChange w:id="415" w:author="user" w:date="2025-10-21T12:48:00Z">
            <w:rPr>
              <w:ins w:id="416" w:author="Pham Ngoc Nga - B2505848" w:date="2025-10-19T23:59:00Z"/>
              <w:rFonts w:ascii="Times New Roman" w:hAnsi="Times New Roman" w:cs="Times New Roman"/>
            </w:rPr>
          </w:rPrChange>
        </w:rPr>
      </w:pPr>
      <w:ins w:id="417" w:author="Pham Ngoc Nga - B2505848" w:date="2025-10-19T23:59:00Z">
        <w:r w:rsidRPr="00D6163C">
          <w:rPr>
            <w:rFonts w:ascii="Times New Roman" w:hAnsi="Times New Roman" w:cs="Times New Roman"/>
            <w:rPrChange w:id="418" w:author="user" w:date="2025-10-21T12:48:00Z">
              <w:rPr>
                <w:rFonts w:ascii="Times New Roman" w:hAnsi="Times New Roman" w:cs="Times New Roman"/>
              </w:rPr>
            </w:rPrChange>
          </w:rPr>
          <w:br w:type="page"/>
        </w:r>
      </w:ins>
    </w:p>
    <w:p w:rsidR="003E36CF" w:rsidRPr="00C335E9" w:rsidRDefault="003E36CF" w:rsidP="00C335E9">
      <w:pPr>
        <w:pStyle w:val="Heading1"/>
        <w:numPr>
          <w:ilvl w:val="0"/>
          <w:numId w:val="23"/>
        </w:numPr>
        <w:rPr>
          <w:ins w:id="419" w:author="Pham Ngoc Nga - B2505848" w:date="2025-10-20T00:47:00Z"/>
          <w:rPrChange w:id="420" w:author="user" w:date="2025-10-21T12:55:00Z">
            <w:rPr>
              <w:ins w:id="421" w:author="Pham Ngoc Nga - B2505848" w:date="2025-10-20T00:47:00Z"/>
              <w:lang w:val="vi-VN"/>
            </w:rPr>
          </w:rPrChange>
        </w:rPr>
        <w:pPrChange w:id="422" w:author="user" w:date="2025-10-21T12:56:00Z">
          <w:pPr/>
        </w:pPrChange>
      </w:pPr>
      <w:bookmarkStart w:id="423" w:name="_Toc211945031"/>
      <w:bookmarkStart w:id="424" w:name="_Toc211945370"/>
      <w:ins w:id="425" w:author="Pham Ngoc Nga - B2505848" w:date="2025-10-20T00:47:00Z">
        <w:r w:rsidRPr="00C335E9">
          <w:rPr>
            <w:rPrChange w:id="426" w:author="user" w:date="2025-10-21T12:55:00Z">
              <w:rPr>
                <w:lang w:val="vi-VN"/>
              </w:rPr>
            </w:rPrChange>
          </w:rPr>
          <w:lastRenderedPageBreak/>
          <w:t>NỘI DUNG VÀ KẾT QUẢ NGHIÊN CỨU</w:t>
        </w:r>
        <w:bookmarkEnd w:id="423"/>
        <w:bookmarkEnd w:id="424"/>
      </w:ins>
    </w:p>
    <w:p w:rsidR="003E36CF" w:rsidRPr="0010268E" w:rsidRDefault="003E36CF" w:rsidP="004E1D78">
      <w:pPr>
        <w:pStyle w:val="Heading2"/>
        <w:rPr>
          <w:ins w:id="427" w:author="Pham Ngoc Nga - B2505848" w:date="2025-10-20T00:47:00Z"/>
          <w:lang w:val="vi-VN"/>
        </w:rPr>
        <w:pPrChange w:id="428" w:author="user" w:date="2025-10-21T12:58:00Z">
          <w:pPr/>
        </w:pPrChange>
      </w:pPr>
      <w:bookmarkStart w:id="429" w:name="_Toc211945032"/>
      <w:bookmarkStart w:id="430" w:name="_Toc211945371"/>
      <w:ins w:id="431" w:author="Pham Ngoc Nga - B2505848" w:date="2025-10-20T00:47:00Z">
        <w:r w:rsidRPr="0052581E">
          <w:rPr>
            <w:lang w:val="vi-VN"/>
          </w:rPr>
          <w:t>Đặc tả hệ th</w:t>
        </w:r>
        <w:r w:rsidRPr="0010268E">
          <w:rPr>
            <w:lang w:val="vi-VN"/>
          </w:rPr>
          <w:t>ống</w:t>
        </w:r>
        <w:bookmarkEnd w:id="429"/>
        <w:bookmarkEnd w:id="430"/>
      </w:ins>
    </w:p>
    <w:p w:rsidR="003E36CF" w:rsidRPr="00D6163C" w:rsidRDefault="003E36CF" w:rsidP="004E1D78">
      <w:pPr>
        <w:pStyle w:val="Heading3"/>
        <w:rPr>
          <w:ins w:id="432" w:author="Pham Ngoc Nga - B2505848" w:date="2025-10-20T00:47:00Z"/>
          <w:lang w:val="vi-VN"/>
          <w:rPrChange w:id="433" w:author="user" w:date="2025-10-21T12:48:00Z">
            <w:rPr>
              <w:ins w:id="434" w:author="Pham Ngoc Nga - B2505848" w:date="2025-10-20T00:47:00Z"/>
              <w:rFonts w:ascii="Times New Roman" w:hAnsi="Times New Roman" w:cs="Times New Roman"/>
              <w:lang w:val="vi-VN"/>
            </w:rPr>
          </w:rPrChange>
        </w:rPr>
        <w:pPrChange w:id="435" w:author="user" w:date="2025-10-21T12:58:00Z">
          <w:pPr/>
        </w:pPrChange>
      </w:pPr>
      <w:bookmarkStart w:id="436" w:name="_Toc211945033"/>
      <w:bookmarkStart w:id="437" w:name="_Toc211945372"/>
      <w:ins w:id="438" w:author="Pham Ngoc Nga - B2505848" w:date="2025-10-20T00:47:00Z">
        <w:r w:rsidRPr="0010268E">
          <w:rPr>
            <w:lang w:val="vi-VN"/>
          </w:rPr>
          <w:t>Đối tượng qu</w:t>
        </w:r>
        <w:r w:rsidRPr="00A35F65">
          <w:rPr>
            <w:lang w:val="vi-VN"/>
          </w:rPr>
          <w:t>ản trị viên</w:t>
        </w:r>
        <w:bookmarkEnd w:id="436"/>
        <w:bookmarkEnd w:id="437"/>
      </w:ins>
    </w:p>
    <w:p w:rsidR="003E36CF" w:rsidRPr="0010268E" w:rsidRDefault="00462604" w:rsidP="00462604">
      <w:pPr>
        <w:pStyle w:val="Caption"/>
        <w:rPr>
          <w:ins w:id="439" w:author="Pham Ngoc Nga - B2505848" w:date="2025-10-20T00:47:00Z"/>
          <w:rFonts w:cs="Times New Roman"/>
          <w:lang w:val="vi-VN"/>
        </w:rPr>
        <w:pPrChange w:id="440" w:author="user" w:date="2025-10-21T12:59:00Z">
          <w:pPr/>
        </w:pPrChange>
      </w:pPr>
      <w:ins w:id="441" w:author="user" w:date="2025-10-21T12:59:00Z">
        <w:r>
          <w:rPr>
            <w:rFonts w:cs="Times New Roman"/>
          </w:rPr>
          <w:t xml:space="preserve"> </w:t>
        </w:r>
      </w:ins>
      <w:ins w:id="442" w:author="Pham Ngoc Nga - B2505848" w:date="2025-10-20T00:47:00Z">
        <w:del w:id="443" w:author="user" w:date="2025-10-21T12:59:00Z">
          <w:r w:rsidR="003E36CF" w:rsidRPr="0052581E" w:rsidDel="00462604">
            <w:rPr>
              <w:rFonts w:cs="Times New Roman"/>
              <w:lang w:val="vi-VN"/>
            </w:rPr>
            <w:delText xml:space="preserve">{Điền nhãn caption Bảng vào sau}, </w:delText>
          </w:r>
        </w:del>
      </w:ins>
      <w:bookmarkStart w:id="444" w:name="_Toc211945548"/>
      <w:ins w:id="445" w:author="user" w:date="2025-10-21T12:59:00Z">
        <w:r>
          <w:t xml:space="preserve">Bảng 3- </w:t>
        </w:r>
        <w:r>
          <w:fldChar w:fldCharType="begin"/>
        </w:r>
        <w:r>
          <w:instrText xml:space="preserve"> SEQ Bảng_3- \* ARABIC </w:instrText>
        </w:r>
      </w:ins>
      <w:r>
        <w:fldChar w:fldCharType="separate"/>
      </w:r>
      <w:ins w:id="446" w:author="user" w:date="2025-10-21T13:00:00Z">
        <w:r>
          <w:rPr>
            <w:noProof/>
          </w:rPr>
          <w:t>1</w:t>
        </w:r>
      </w:ins>
      <w:ins w:id="447" w:author="user" w:date="2025-10-21T12:59:00Z">
        <w:r>
          <w:fldChar w:fldCharType="end"/>
        </w:r>
        <w:r>
          <w:t xml:space="preserve"> </w:t>
        </w:r>
      </w:ins>
      <w:ins w:id="448" w:author="Pham Ngoc Nga - B2505848" w:date="2025-10-20T00:47:00Z">
        <w:r w:rsidR="003E36CF" w:rsidRPr="0052581E">
          <w:rPr>
            <w:rFonts w:cs="Times New Roman"/>
            <w:lang w:val="vi-VN"/>
          </w:rPr>
          <w:t>Mô tả đối tượng và quy</w:t>
        </w:r>
        <w:r w:rsidR="003E36CF" w:rsidRPr="0010268E">
          <w:rPr>
            <w:rFonts w:cs="Times New Roman"/>
            <w:lang w:val="vi-VN"/>
          </w:rPr>
          <w:t>ền của quản trị viên</w:t>
        </w:r>
        <w:bookmarkEnd w:id="444"/>
      </w:ins>
    </w:p>
    <w:p w:rsidR="003E36CF" w:rsidRPr="00D6163C" w:rsidRDefault="003E36CF" w:rsidP="00462604">
      <w:pPr>
        <w:pStyle w:val="Heading3"/>
        <w:rPr>
          <w:ins w:id="449" w:author="Pham Ngoc Nga - B2505848" w:date="2025-10-20T00:47:00Z"/>
          <w:lang w:val="vi-VN"/>
          <w:rPrChange w:id="450" w:author="user" w:date="2025-10-21T12:48:00Z">
            <w:rPr>
              <w:ins w:id="451" w:author="Pham Ngoc Nga - B2505848" w:date="2025-10-20T00:47:00Z"/>
              <w:rFonts w:ascii="Times New Roman" w:hAnsi="Times New Roman" w:cs="Times New Roman"/>
              <w:lang w:val="vi-VN"/>
            </w:rPr>
          </w:rPrChange>
        </w:rPr>
        <w:pPrChange w:id="452" w:author="user" w:date="2025-10-21T12:59:00Z">
          <w:pPr/>
        </w:pPrChange>
      </w:pPr>
      <w:bookmarkStart w:id="453" w:name="_Toc211945034"/>
      <w:bookmarkStart w:id="454" w:name="_Toc211945373"/>
      <w:ins w:id="455" w:author="Pham Ngoc Nga - B2505848" w:date="2025-10-20T00:47:00Z">
        <w:r w:rsidRPr="00A35F65">
          <w:rPr>
            <w:lang w:val="vi-VN"/>
          </w:rPr>
          <w:t>Đối tượ</w:t>
        </w:r>
        <w:r w:rsidRPr="00D6163C">
          <w:rPr>
            <w:lang w:val="vi-VN"/>
            <w:rPrChange w:id="456" w:author="user" w:date="2025-10-21T12:48:00Z">
              <w:rPr>
                <w:rFonts w:ascii="Times New Roman" w:hAnsi="Times New Roman" w:cs="Times New Roman"/>
                <w:lang w:val="vi-VN"/>
              </w:rPr>
            </w:rPrChange>
          </w:rPr>
          <w:t>ng người dùng</w:t>
        </w:r>
        <w:bookmarkEnd w:id="453"/>
        <w:bookmarkEnd w:id="454"/>
      </w:ins>
    </w:p>
    <w:p w:rsidR="003E36CF" w:rsidRPr="0010268E" w:rsidRDefault="003E36CF" w:rsidP="00462604">
      <w:pPr>
        <w:pStyle w:val="Caption"/>
        <w:rPr>
          <w:ins w:id="457" w:author="Pham Ngoc Nga - B2505848" w:date="2025-10-20T00:47:00Z"/>
          <w:rFonts w:cs="Times New Roman"/>
          <w:lang w:val="vi-VN"/>
        </w:rPr>
        <w:pPrChange w:id="458" w:author="user" w:date="2025-10-21T12:59:00Z">
          <w:pPr/>
        </w:pPrChange>
      </w:pPr>
      <w:ins w:id="459" w:author="Pham Ngoc Nga - B2505848" w:date="2025-10-20T00:47:00Z">
        <w:del w:id="460" w:author="user" w:date="2025-10-21T13:00:00Z">
          <w:r w:rsidRPr="00D6163C" w:rsidDel="00462604">
            <w:rPr>
              <w:rFonts w:cs="Times New Roman"/>
              <w:lang w:val="vi-VN"/>
              <w:rPrChange w:id="461" w:author="user" w:date="2025-10-21T12:48:00Z">
                <w:rPr>
                  <w:rFonts w:ascii="Times New Roman" w:hAnsi="Times New Roman" w:cs="Times New Roman"/>
                  <w:lang w:val="vi-VN"/>
                </w:rPr>
              </w:rPrChange>
            </w:rPr>
            <w:delText>{Điền nhãn caption Bảng vào sau},</w:delText>
          </w:r>
        </w:del>
      </w:ins>
      <w:bookmarkStart w:id="462" w:name="_Toc211945549"/>
      <w:ins w:id="463" w:author="user" w:date="2025-10-21T12:59:00Z">
        <w:r w:rsidR="00462604">
          <w:t xml:space="preserve">Bảng 3- </w:t>
        </w:r>
        <w:r w:rsidR="00462604">
          <w:fldChar w:fldCharType="begin"/>
        </w:r>
        <w:r w:rsidR="00462604">
          <w:instrText xml:space="preserve"> SEQ Bảng_3- \* ARABIC </w:instrText>
        </w:r>
      </w:ins>
      <w:r w:rsidR="00462604">
        <w:fldChar w:fldCharType="separate"/>
      </w:r>
      <w:ins w:id="464" w:author="user" w:date="2025-10-21T13:00:00Z">
        <w:r w:rsidR="00462604">
          <w:rPr>
            <w:noProof/>
          </w:rPr>
          <w:t>2</w:t>
        </w:r>
      </w:ins>
      <w:ins w:id="465" w:author="user" w:date="2025-10-21T12:59:00Z">
        <w:r w:rsidR="00462604">
          <w:fldChar w:fldCharType="end"/>
        </w:r>
      </w:ins>
      <w:ins w:id="466" w:author="Pham Ngoc Nga - B2505848" w:date="2025-10-20T00:47:00Z">
        <w:r w:rsidRPr="0052581E">
          <w:rPr>
            <w:rFonts w:cs="Times New Roman"/>
            <w:lang w:val="vi-VN"/>
          </w:rPr>
          <w:t xml:space="preserve"> Mô tả đối tượng và quy</w:t>
        </w:r>
        <w:r w:rsidRPr="0010268E">
          <w:rPr>
            <w:rFonts w:cs="Times New Roman"/>
            <w:lang w:val="vi-VN"/>
          </w:rPr>
          <w:t>ền của người dùng</w:t>
        </w:r>
        <w:bookmarkEnd w:id="462"/>
      </w:ins>
    </w:p>
    <w:p w:rsidR="003E36CF" w:rsidRPr="00D6163C" w:rsidRDefault="003E36CF" w:rsidP="00462604">
      <w:pPr>
        <w:pStyle w:val="Heading2"/>
        <w:rPr>
          <w:ins w:id="467" w:author="Pham Ngoc Nga - B2505848" w:date="2025-10-20T00:47:00Z"/>
          <w:lang w:val="vi-VN"/>
          <w:rPrChange w:id="468" w:author="user" w:date="2025-10-21T12:48:00Z">
            <w:rPr>
              <w:ins w:id="469" w:author="Pham Ngoc Nga - B2505848" w:date="2025-10-20T00:47:00Z"/>
              <w:rFonts w:ascii="Times New Roman" w:hAnsi="Times New Roman" w:cs="Times New Roman"/>
              <w:lang w:val="vi-VN"/>
            </w:rPr>
          </w:rPrChange>
        </w:rPr>
        <w:pPrChange w:id="470" w:author="user" w:date="2025-10-21T13:00:00Z">
          <w:pPr/>
        </w:pPrChange>
      </w:pPr>
      <w:bookmarkStart w:id="471" w:name="_Toc211945035"/>
      <w:bookmarkStart w:id="472" w:name="_Toc211945374"/>
      <w:ins w:id="473" w:author="Pham Ngoc Nga - B2505848" w:date="2025-10-20T00:47:00Z">
        <w:r w:rsidRPr="00A35F65">
          <w:rPr>
            <w:lang w:val="vi-VN"/>
          </w:rPr>
          <w:t>Phân tích hệ th</w:t>
        </w:r>
        <w:r w:rsidRPr="00D6163C">
          <w:rPr>
            <w:lang w:val="vi-VN"/>
            <w:rPrChange w:id="474" w:author="user" w:date="2025-10-21T12:48:00Z">
              <w:rPr>
                <w:rFonts w:ascii="Times New Roman" w:hAnsi="Times New Roman" w:cs="Times New Roman"/>
                <w:lang w:val="vi-VN"/>
              </w:rPr>
            </w:rPrChange>
          </w:rPr>
          <w:t>ống</w:t>
        </w:r>
        <w:bookmarkEnd w:id="471"/>
        <w:bookmarkEnd w:id="472"/>
      </w:ins>
    </w:p>
    <w:p w:rsidR="003E36CF" w:rsidRPr="00A35F65" w:rsidRDefault="00462604" w:rsidP="00462604">
      <w:pPr>
        <w:pStyle w:val="Caption"/>
        <w:rPr>
          <w:ins w:id="475" w:author="Pham Ngoc Nga - B2505848" w:date="2025-10-20T00:47:00Z"/>
          <w:rFonts w:cs="Times New Roman"/>
          <w:lang w:val="vi-VN"/>
        </w:rPr>
        <w:pPrChange w:id="476" w:author="user" w:date="2025-10-21T13:00:00Z">
          <w:pPr/>
        </w:pPrChange>
      </w:pPr>
      <w:ins w:id="477" w:author="user" w:date="2025-10-21T13:00:00Z">
        <w:r>
          <w:t>Bảng 3- 3</w:t>
        </w:r>
      </w:ins>
      <w:ins w:id="478" w:author="Pham Ngoc Nga - B2505848" w:date="2025-10-20T00:47:00Z">
        <w:del w:id="479" w:author="user" w:date="2025-10-21T13:00:00Z">
          <w:r w:rsidR="003E36CF" w:rsidRPr="0052581E" w:rsidDel="00462604">
            <w:rPr>
              <w:rFonts w:cs="Times New Roman"/>
              <w:lang w:val="vi-VN"/>
            </w:rPr>
            <w:delText>{Điền nhãn caption Bảng vào sau},</w:delText>
          </w:r>
        </w:del>
        <w:r w:rsidR="003E36CF" w:rsidRPr="0052581E">
          <w:rPr>
            <w:rFonts w:cs="Times New Roman"/>
            <w:lang w:val="vi-VN"/>
          </w:rPr>
          <w:t xml:space="preserve"> Mô t</w:t>
        </w:r>
        <w:r w:rsidR="003E36CF" w:rsidRPr="0010268E">
          <w:rPr>
            <w:rFonts w:cs="Times New Roman"/>
            <w:lang w:val="vi-VN"/>
          </w:rPr>
          <w:t>ả các chức năng của hệ thố</w:t>
        </w:r>
        <w:r w:rsidR="003E36CF" w:rsidRPr="00A35F65">
          <w:rPr>
            <w:rFonts w:cs="Times New Roman"/>
            <w:lang w:val="vi-VN"/>
          </w:rPr>
          <w:t>ng</w:t>
        </w:r>
      </w:ins>
    </w:p>
    <w:p w:rsidR="003E36CF" w:rsidRPr="00D6163C" w:rsidRDefault="003E36CF" w:rsidP="00462604">
      <w:pPr>
        <w:pStyle w:val="Heading3"/>
        <w:rPr>
          <w:ins w:id="480" w:author="Pham Ngoc Nga - B2505848" w:date="2025-10-20T00:47:00Z"/>
          <w:lang w:val="vi-VN"/>
          <w:rPrChange w:id="481" w:author="user" w:date="2025-10-21T12:48:00Z">
            <w:rPr>
              <w:ins w:id="482" w:author="Pham Ngoc Nga - B2505848" w:date="2025-10-20T00:47:00Z"/>
              <w:rFonts w:ascii="Times New Roman" w:hAnsi="Times New Roman" w:cs="Times New Roman"/>
              <w:lang w:val="vi-VN"/>
            </w:rPr>
          </w:rPrChange>
        </w:rPr>
        <w:pPrChange w:id="483" w:author="user" w:date="2025-10-21T13:00:00Z">
          <w:pPr/>
        </w:pPrChange>
      </w:pPr>
      <w:bookmarkStart w:id="484" w:name="_Toc211945036"/>
      <w:bookmarkStart w:id="485" w:name="_Toc211945375"/>
      <w:ins w:id="486" w:author="Pham Ngoc Nga - B2505848" w:date="2025-10-20T00:47:00Z">
        <w:r w:rsidRPr="00D6163C">
          <w:rPr>
            <w:lang w:val="vi-VN"/>
            <w:rPrChange w:id="487" w:author="user" w:date="2025-10-21T12:48:00Z">
              <w:rPr>
                <w:rFonts w:ascii="Times New Roman" w:hAnsi="Times New Roman" w:cs="Times New Roman"/>
                <w:lang w:val="vi-VN"/>
              </w:rPr>
            </w:rPrChange>
          </w:rPr>
          <w:t>Yêu cầu hệ thống</w:t>
        </w:r>
        <w:bookmarkEnd w:id="484"/>
        <w:bookmarkEnd w:id="485"/>
      </w:ins>
    </w:p>
    <w:p w:rsidR="003E36CF" w:rsidRPr="00D6163C" w:rsidRDefault="003E36CF" w:rsidP="00462604">
      <w:pPr>
        <w:pStyle w:val="Heading3"/>
        <w:rPr>
          <w:ins w:id="488" w:author="Pham Ngoc Nga - B2505848" w:date="2025-10-20T00:47:00Z"/>
          <w:lang w:val="vi-VN"/>
          <w:rPrChange w:id="489" w:author="user" w:date="2025-10-21T12:48:00Z">
            <w:rPr>
              <w:ins w:id="490" w:author="Pham Ngoc Nga - B2505848" w:date="2025-10-20T00:47:00Z"/>
              <w:rFonts w:ascii="Times New Roman" w:hAnsi="Times New Roman" w:cs="Times New Roman"/>
              <w:lang w:val="vi-VN"/>
            </w:rPr>
          </w:rPrChange>
        </w:rPr>
        <w:pPrChange w:id="491" w:author="user" w:date="2025-10-21T13:00:00Z">
          <w:pPr/>
        </w:pPrChange>
      </w:pPr>
      <w:bookmarkStart w:id="492" w:name="_Toc211945037"/>
      <w:bookmarkStart w:id="493" w:name="_Toc211945376"/>
      <w:ins w:id="494" w:author="Pham Ngoc Nga - B2505848" w:date="2025-10-20T00:47:00Z">
        <w:r w:rsidRPr="00D6163C">
          <w:rPr>
            <w:lang w:val="vi-VN"/>
            <w:rPrChange w:id="495" w:author="user" w:date="2025-10-21T12:48:00Z">
              <w:rPr>
                <w:rFonts w:ascii="Times New Roman" w:hAnsi="Times New Roman" w:cs="Times New Roman"/>
                <w:lang w:val="vi-VN"/>
              </w:rPr>
            </w:rPrChange>
          </w:rPr>
          <w:t>Các tác nhân hệ thống</w:t>
        </w:r>
        <w:bookmarkEnd w:id="492"/>
        <w:bookmarkEnd w:id="493"/>
      </w:ins>
    </w:p>
    <w:p w:rsidR="003E36CF" w:rsidRPr="00D6163C" w:rsidRDefault="003E36CF" w:rsidP="00462604">
      <w:pPr>
        <w:pStyle w:val="Heading3"/>
        <w:rPr>
          <w:ins w:id="496" w:author="Pham Ngoc Nga - B2505848" w:date="2025-10-20T00:47:00Z"/>
          <w:lang w:val="vi-VN"/>
          <w:rPrChange w:id="497" w:author="user" w:date="2025-10-21T12:48:00Z">
            <w:rPr>
              <w:ins w:id="498" w:author="Pham Ngoc Nga - B2505848" w:date="2025-10-20T00:47:00Z"/>
              <w:rFonts w:ascii="Times New Roman" w:hAnsi="Times New Roman" w:cs="Times New Roman"/>
              <w:lang w:val="vi-VN"/>
            </w:rPr>
          </w:rPrChange>
        </w:rPr>
        <w:pPrChange w:id="499" w:author="user" w:date="2025-10-21T13:00:00Z">
          <w:pPr/>
        </w:pPrChange>
      </w:pPr>
      <w:bookmarkStart w:id="500" w:name="_Toc211945038"/>
      <w:bookmarkStart w:id="501" w:name="_Toc211945377"/>
      <w:ins w:id="502" w:author="Pham Ngoc Nga - B2505848" w:date="2025-10-20T00:47:00Z">
        <w:r w:rsidRPr="00D6163C">
          <w:rPr>
            <w:lang w:val="vi-VN"/>
            <w:rPrChange w:id="503" w:author="user" w:date="2025-10-21T12:48:00Z">
              <w:rPr>
                <w:rFonts w:ascii="Times New Roman" w:hAnsi="Times New Roman" w:cs="Times New Roman"/>
                <w:lang w:val="vi-VN"/>
              </w:rPr>
            </w:rPrChange>
          </w:rPr>
          <w:t>Các Use case hệ thống</w:t>
        </w:r>
        <w:bookmarkEnd w:id="500"/>
        <w:bookmarkEnd w:id="501"/>
      </w:ins>
    </w:p>
    <w:p w:rsidR="003E36CF" w:rsidRPr="0010268E" w:rsidRDefault="003E36CF" w:rsidP="00ED3752">
      <w:pPr>
        <w:pStyle w:val="Caption"/>
        <w:rPr>
          <w:ins w:id="504" w:author="Pham Ngoc Nga - B2505848" w:date="2025-10-20T00:47:00Z"/>
          <w:rFonts w:cs="Times New Roman"/>
          <w:lang w:val="vi-VN"/>
        </w:rPr>
        <w:pPrChange w:id="505" w:author="user" w:date="2025-10-21T13:02:00Z">
          <w:pPr/>
        </w:pPrChange>
      </w:pPr>
      <w:ins w:id="506" w:author="Pham Ngoc Nga - B2505848" w:date="2025-10-20T00:47:00Z">
        <w:del w:id="507" w:author="user" w:date="2025-10-21T13:01:00Z">
          <w:r w:rsidRPr="00D6163C" w:rsidDel="00684851">
            <w:rPr>
              <w:rFonts w:cs="Times New Roman"/>
              <w:lang w:val="vi-VN"/>
              <w:rPrChange w:id="508" w:author="user" w:date="2025-10-21T12:48:00Z">
                <w:rPr>
                  <w:rFonts w:ascii="Times New Roman" w:hAnsi="Times New Roman" w:cs="Times New Roman"/>
                  <w:lang w:val="vi-VN"/>
                </w:rPr>
              </w:rPrChange>
            </w:rPr>
            <w:delText xml:space="preserve">{Điền nhãn caption Hình vào sau}, </w:delText>
          </w:r>
        </w:del>
      </w:ins>
      <w:ins w:id="509" w:author="user" w:date="2025-10-21T13:02:00Z">
        <w:r w:rsidR="00ED3752">
          <w:t xml:space="preserve">Hình 3-1  </w:t>
        </w:r>
        <w:r w:rsidR="00ED3752" w:rsidRPr="0052581E">
          <w:rPr>
            <w:rFonts w:cs="Times New Roman"/>
            <w:lang w:val="vi-VN"/>
          </w:rPr>
          <w:t>Sơ đồ use case hệ thống</w:t>
        </w:r>
      </w:ins>
      <w:ins w:id="510" w:author="Pham Ngoc Nga - B2505848" w:date="2025-10-20T00:47:00Z">
        <w:del w:id="511" w:author="user" w:date="2025-10-21T13:02:00Z">
          <w:r w:rsidRPr="0010268E" w:rsidDel="00ED3752">
            <w:rPr>
              <w:rFonts w:cs="Times New Roman"/>
              <w:lang w:val="vi-VN"/>
            </w:rPr>
            <w:delText>Sơ đồ use case hệ thống</w:delText>
          </w:r>
        </w:del>
      </w:ins>
    </w:p>
    <w:p w:rsidR="003E36CF" w:rsidRPr="00D6163C" w:rsidRDefault="003E36CF" w:rsidP="00684851">
      <w:pPr>
        <w:pStyle w:val="Heading3"/>
        <w:rPr>
          <w:ins w:id="512" w:author="Pham Ngoc Nga - B2505848" w:date="2025-10-20T00:47:00Z"/>
          <w:lang w:val="vi-VN"/>
          <w:rPrChange w:id="513" w:author="user" w:date="2025-10-21T12:48:00Z">
            <w:rPr>
              <w:ins w:id="514" w:author="Pham Ngoc Nga - B2505848" w:date="2025-10-20T00:47:00Z"/>
              <w:rFonts w:ascii="Times New Roman" w:hAnsi="Times New Roman" w:cs="Times New Roman"/>
              <w:lang w:val="vi-VN"/>
            </w:rPr>
          </w:rPrChange>
        </w:rPr>
        <w:pPrChange w:id="515" w:author="user" w:date="2025-10-21T13:01:00Z">
          <w:pPr/>
        </w:pPrChange>
      </w:pPr>
      <w:bookmarkStart w:id="516" w:name="_Toc211945039"/>
      <w:bookmarkStart w:id="517" w:name="_Toc211945378"/>
      <w:ins w:id="518" w:author="Pham Ngoc Nga - B2505848" w:date="2025-10-20T00:47:00Z">
        <w:r w:rsidRPr="00A35F65">
          <w:rPr>
            <w:lang w:val="vi-VN"/>
          </w:rPr>
          <w:t>Lưu đồ xử</w:t>
        </w:r>
        <w:r w:rsidRPr="00D6163C">
          <w:rPr>
            <w:lang w:val="vi-VN"/>
            <w:rPrChange w:id="519" w:author="user" w:date="2025-10-21T12:48:00Z">
              <w:rPr>
                <w:rFonts w:ascii="Times New Roman" w:hAnsi="Times New Roman" w:cs="Times New Roman"/>
                <w:lang w:val="vi-VN"/>
              </w:rPr>
            </w:rPrChange>
          </w:rPr>
          <w:t xml:space="preserve"> lý chính hệ thống</w:t>
        </w:r>
        <w:bookmarkEnd w:id="516"/>
        <w:bookmarkEnd w:id="517"/>
      </w:ins>
    </w:p>
    <w:p w:rsidR="003E36CF" w:rsidRPr="0010268E" w:rsidRDefault="00684851" w:rsidP="00684851">
      <w:pPr>
        <w:pStyle w:val="Caption"/>
        <w:rPr>
          <w:ins w:id="520" w:author="Pham Ngoc Nga - B2505848" w:date="2025-10-20T00:47:00Z"/>
          <w:rFonts w:cs="Times New Roman"/>
          <w:lang w:val="vi-VN"/>
        </w:rPr>
        <w:pPrChange w:id="521" w:author="user" w:date="2025-10-21T13:01:00Z">
          <w:pPr/>
        </w:pPrChange>
      </w:pPr>
      <w:ins w:id="522" w:author="user" w:date="2025-10-21T13:01:00Z">
        <w:r>
          <w:t xml:space="preserve">Hình 3-2 </w:t>
        </w:r>
      </w:ins>
      <w:ins w:id="523" w:author="Pham Ngoc Nga - B2505848" w:date="2025-10-20T00:47:00Z">
        <w:del w:id="524" w:author="user" w:date="2025-10-21T13:01:00Z">
          <w:r w:rsidR="003E36CF" w:rsidRPr="0052581E" w:rsidDel="00684851">
            <w:rPr>
              <w:rFonts w:cs="Times New Roman"/>
              <w:lang w:val="vi-VN"/>
            </w:rPr>
            <w:delText xml:space="preserve">{Điền nhãn caption Hình vào sau}, </w:delText>
          </w:r>
        </w:del>
        <w:r w:rsidR="003E36CF" w:rsidRPr="0052581E">
          <w:rPr>
            <w:rFonts w:cs="Times New Roman"/>
            <w:lang w:val="vi-VN"/>
          </w:rPr>
          <w:t>Lưu đồ x</w:t>
        </w:r>
        <w:r w:rsidR="003E36CF" w:rsidRPr="0010268E">
          <w:rPr>
            <w:rFonts w:cs="Times New Roman"/>
            <w:lang w:val="vi-VN"/>
          </w:rPr>
          <w:t>ử lý của hệ thống</w:t>
        </w:r>
      </w:ins>
    </w:p>
    <w:p w:rsidR="003E36CF" w:rsidRPr="00D6163C" w:rsidRDefault="003E36CF" w:rsidP="00684851">
      <w:pPr>
        <w:pStyle w:val="Heading2"/>
        <w:rPr>
          <w:ins w:id="525" w:author="Pham Ngoc Nga - B2505848" w:date="2025-10-20T00:47:00Z"/>
          <w:lang w:val="vi-VN"/>
          <w:rPrChange w:id="526" w:author="user" w:date="2025-10-21T12:48:00Z">
            <w:rPr>
              <w:ins w:id="527" w:author="Pham Ngoc Nga - B2505848" w:date="2025-10-20T00:47:00Z"/>
              <w:rFonts w:ascii="Times New Roman" w:hAnsi="Times New Roman" w:cs="Times New Roman"/>
              <w:lang w:val="vi-VN"/>
            </w:rPr>
          </w:rPrChange>
        </w:rPr>
        <w:pPrChange w:id="528" w:author="user" w:date="2025-10-21T13:01:00Z">
          <w:pPr/>
        </w:pPrChange>
      </w:pPr>
      <w:bookmarkStart w:id="529" w:name="_Toc211945040"/>
      <w:bookmarkStart w:id="530" w:name="_Toc211945379"/>
      <w:ins w:id="531" w:author="Pham Ngoc Nga - B2505848" w:date="2025-10-20T00:47:00Z">
        <w:r w:rsidRPr="00A35F65">
          <w:rPr>
            <w:lang w:val="vi-VN"/>
          </w:rPr>
          <w:t>Kết quả</w:t>
        </w:r>
        <w:r w:rsidRPr="00D6163C">
          <w:rPr>
            <w:lang w:val="vi-VN"/>
            <w:rPrChange w:id="532" w:author="user" w:date="2025-10-21T12:48:00Z">
              <w:rPr>
                <w:rFonts w:ascii="Times New Roman" w:hAnsi="Times New Roman" w:cs="Times New Roman"/>
                <w:lang w:val="vi-VN"/>
              </w:rPr>
            </w:rPrChange>
          </w:rPr>
          <w:t xml:space="preserve"> nghiên cứu</w:t>
        </w:r>
        <w:bookmarkEnd w:id="529"/>
        <w:bookmarkEnd w:id="530"/>
      </w:ins>
    </w:p>
    <w:p w:rsidR="003E36CF" w:rsidRPr="00D6163C" w:rsidRDefault="003E36CF" w:rsidP="00684851">
      <w:pPr>
        <w:pStyle w:val="Heading3"/>
        <w:rPr>
          <w:ins w:id="533" w:author="Pham Ngoc Nga - B2505848" w:date="2025-10-20T00:47:00Z"/>
          <w:lang w:val="vi-VN"/>
          <w:rPrChange w:id="534" w:author="user" w:date="2025-10-21T12:48:00Z">
            <w:rPr>
              <w:ins w:id="535" w:author="Pham Ngoc Nga - B2505848" w:date="2025-10-20T00:47:00Z"/>
              <w:rFonts w:ascii="Times New Roman" w:hAnsi="Times New Roman" w:cs="Times New Roman"/>
              <w:lang w:val="vi-VN"/>
            </w:rPr>
          </w:rPrChange>
        </w:rPr>
        <w:pPrChange w:id="536" w:author="user" w:date="2025-10-21T13:01:00Z">
          <w:pPr/>
        </w:pPrChange>
      </w:pPr>
      <w:bookmarkStart w:id="537" w:name="_Toc211945041"/>
      <w:bookmarkStart w:id="538" w:name="_Toc211945380"/>
      <w:ins w:id="539" w:author="Pham Ngoc Nga - B2505848" w:date="2025-10-20T00:47:00Z">
        <w:r w:rsidRPr="00D6163C">
          <w:rPr>
            <w:lang w:val="vi-VN"/>
            <w:rPrChange w:id="540" w:author="user" w:date="2025-10-21T12:48:00Z">
              <w:rPr>
                <w:rFonts w:ascii="Times New Roman" w:hAnsi="Times New Roman" w:cs="Times New Roman"/>
                <w:lang w:val="vi-VN"/>
              </w:rPr>
            </w:rPrChange>
          </w:rPr>
          <w:t>Ứng dụng người dùng</w:t>
        </w:r>
        <w:bookmarkEnd w:id="537"/>
        <w:bookmarkEnd w:id="538"/>
      </w:ins>
    </w:p>
    <w:p w:rsidR="003E36CF" w:rsidRPr="0052581E" w:rsidRDefault="003E36CF" w:rsidP="00684851">
      <w:pPr>
        <w:pStyle w:val="Caption"/>
        <w:rPr>
          <w:ins w:id="541" w:author="Pham Ngoc Nga - B2505848" w:date="2025-10-20T00:47:00Z"/>
          <w:rFonts w:cs="Times New Roman"/>
          <w:lang w:val="vi-VN"/>
        </w:rPr>
        <w:pPrChange w:id="542" w:author="user" w:date="2025-10-21T13:01:00Z">
          <w:pPr/>
        </w:pPrChange>
      </w:pPr>
      <w:ins w:id="543" w:author="Pham Ngoc Nga - B2505848" w:date="2025-10-20T00:47:00Z">
        <w:del w:id="544" w:author="user" w:date="2025-10-21T13:02:00Z">
          <w:r w:rsidRPr="00D6163C" w:rsidDel="00ED3752">
            <w:rPr>
              <w:rFonts w:cs="Times New Roman"/>
              <w:lang w:val="vi-VN"/>
              <w:rPrChange w:id="545" w:author="user" w:date="2025-10-21T12:48:00Z">
                <w:rPr>
                  <w:rFonts w:ascii="Times New Roman" w:hAnsi="Times New Roman" w:cs="Times New Roman"/>
                  <w:lang w:val="vi-VN"/>
                </w:rPr>
              </w:rPrChange>
            </w:rPr>
            <w:delText xml:space="preserve">{Điền nhãn caption Hình vào sau}, </w:delText>
          </w:r>
        </w:del>
      </w:ins>
      <w:ins w:id="546" w:author="user" w:date="2025-10-21T13:01:00Z">
        <w:r w:rsidR="00684851">
          <w:t xml:space="preserve">Hình 3- </w:t>
        </w:r>
      </w:ins>
      <w:ins w:id="547" w:author="user" w:date="2025-10-21T13:02:00Z">
        <w:r w:rsidR="00684851">
          <w:t xml:space="preserve">3 </w:t>
        </w:r>
      </w:ins>
      <w:ins w:id="548" w:author="Pham Ngoc Nga - B2505848" w:date="2025-10-20T00:47:00Z">
        <w:r w:rsidRPr="0052581E">
          <w:rPr>
            <w:rFonts w:cs="Times New Roman"/>
            <w:lang w:val="vi-VN"/>
          </w:rPr>
          <w:t>Giao diện chính người dùng</w:t>
        </w:r>
      </w:ins>
    </w:p>
    <w:p w:rsidR="003E36CF" w:rsidRPr="0052581E" w:rsidRDefault="003E36CF" w:rsidP="00684851">
      <w:pPr>
        <w:pStyle w:val="Caption"/>
        <w:rPr>
          <w:ins w:id="549" w:author="Pham Ngoc Nga - B2505848" w:date="2025-10-20T00:47:00Z"/>
          <w:rFonts w:cs="Times New Roman"/>
          <w:lang w:val="vi-VN"/>
        </w:rPr>
        <w:pPrChange w:id="550" w:author="user" w:date="2025-10-21T13:02:00Z">
          <w:pPr/>
        </w:pPrChange>
      </w:pPr>
      <w:ins w:id="551" w:author="Pham Ngoc Nga - B2505848" w:date="2025-10-20T00:47:00Z">
        <w:del w:id="552" w:author="user" w:date="2025-10-21T13:03:00Z">
          <w:r w:rsidRPr="0052581E" w:rsidDel="00ED3752">
            <w:rPr>
              <w:rFonts w:cs="Times New Roman"/>
              <w:lang w:val="vi-VN"/>
            </w:rPr>
            <w:delText>{Đi</w:delText>
          </w:r>
          <w:r w:rsidRPr="0010268E" w:rsidDel="00ED3752">
            <w:rPr>
              <w:rFonts w:cs="Times New Roman"/>
              <w:lang w:val="vi-VN"/>
            </w:rPr>
            <w:delText>ền nhãn caption Hình vào sau},</w:delText>
          </w:r>
        </w:del>
      </w:ins>
      <w:ins w:id="553" w:author="user" w:date="2025-10-21T13:02:00Z">
        <w:r w:rsidR="00684851">
          <w:t xml:space="preserve">Hình 3- </w:t>
        </w:r>
        <w:r w:rsidR="00ED3752">
          <w:t xml:space="preserve">4 </w:t>
        </w:r>
      </w:ins>
      <w:ins w:id="554" w:author="Pham Ngoc Nga - B2505848" w:date="2025-10-20T00:47:00Z">
        <w:r w:rsidRPr="0052581E">
          <w:rPr>
            <w:rFonts w:cs="Times New Roman"/>
            <w:lang w:val="vi-VN"/>
          </w:rPr>
          <w:t xml:space="preserve"> Mô tả các nút chức năng</w:t>
        </w:r>
      </w:ins>
    </w:p>
    <w:p w:rsidR="003E36CF" w:rsidRPr="0010268E" w:rsidRDefault="003E36CF" w:rsidP="00ED3752">
      <w:pPr>
        <w:pStyle w:val="Caption"/>
        <w:rPr>
          <w:ins w:id="555" w:author="Pham Ngoc Nga - B2505848" w:date="2025-10-20T00:47:00Z"/>
          <w:rFonts w:cs="Times New Roman"/>
          <w:lang w:val="vi-VN"/>
        </w:rPr>
        <w:pPrChange w:id="556" w:author="user" w:date="2025-10-21T13:03:00Z">
          <w:pPr/>
        </w:pPrChange>
      </w:pPr>
      <w:ins w:id="557" w:author="Pham Ngoc Nga - B2505848" w:date="2025-10-20T00:47:00Z">
        <w:r w:rsidRPr="0052581E">
          <w:rPr>
            <w:rFonts w:cs="Times New Roman"/>
            <w:lang w:val="vi-VN"/>
          </w:rPr>
          <w:t>{Đi</w:t>
        </w:r>
        <w:r w:rsidRPr="0010268E">
          <w:rPr>
            <w:rFonts w:cs="Times New Roman"/>
            <w:lang w:val="vi-VN"/>
          </w:rPr>
          <w:t xml:space="preserve">ền nhãn caption Hình vào sau}, </w:t>
        </w:r>
      </w:ins>
      <w:ins w:id="558" w:author="user" w:date="2025-10-21T13:03:00Z">
        <w:r w:rsidR="00ED3752">
          <w:t xml:space="preserve">Hình 3- 5 </w:t>
        </w:r>
      </w:ins>
      <w:ins w:id="559" w:author="Pham Ngoc Nga - B2505848" w:date="2025-10-20T00:47:00Z">
        <w:r w:rsidRPr="0052581E">
          <w:rPr>
            <w:rFonts w:cs="Times New Roman"/>
            <w:lang w:val="vi-VN"/>
          </w:rPr>
          <w:t>Giao diện người dùng đăng nhập</w:t>
        </w:r>
      </w:ins>
    </w:p>
    <w:p w:rsidR="003E36CF" w:rsidRPr="00A35F65" w:rsidRDefault="003E36CF" w:rsidP="00ED3752">
      <w:pPr>
        <w:pStyle w:val="Heading3"/>
        <w:rPr>
          <w:ins w:id="560" w:author="Pham Ngoc Nga - B2505848" w:date="2025-10-20T00:47:00Z"/>
          <w:lang w:val="vi-VN"/>
        </w:rPr>
        <w:pPrChange w:id="561" w:author="user" w:date="2025-10-21T13:03:00Z">
          <w:pPr/>
        </w:pPrChange>
      </w:pPr>
      <w:bookmarkStart w:id="562" w:name="_Toc211945042"/>
      <w:bookmarkStart w:id="563" w:name="_Toc211945381"/>
      <w:ins w:id="564" w:author="Pham Ngoc Nga - B2505848" w:date="2025-10-20T00:47:00Z">
        <w:r w:rsidRPr="0010268E">
          <w:rPr>
            <w:lang w:val="vi-VN"/>
          </w:rPr>
          <w:t>Ứng dụng quả</w:t>
        </w:r>
        <w:r w:rsidRPr="00A35F65">
          <w:rPr>
            <w:lang w:val="vi-VN"/>
          </w:rPr>
          <w:t>n trị</w:t>
        </w:r>
        <w:bookmarkEnd w:id="562"/>
        <w:bookmarkEnd w:id="563"/>
      </w:ins>
    </w:p>
    <w:p w:rsidR="003E36CF" w:rsidRPr="0052581E" w:rsidRDefault="003E36CF" w:rsidP="00ED3752">
      <w:pPr>
        <w:pStyle w:val="Caption"/>
        <w:rPr>
          <w:ins w:id="565" w:author="Pham Ngoc Nga - B2505848" w:date="2025-10-20T00:47:00Z"/>
          <w:rFonts w:cs="Times New Roman"/>
          <w:lang w:val="vi-VN"/>
        </w:rPr>
        <w:pPrChange w:id="566" w:author="user" w:date="2025-10-21T13:04:00Z">
          <w:pPr/>
        </w:pPrChange>
      </w:pPr>
      <w:ins w:id="567" w:author="Pham Ngoc Nga - B2505848" w:date="2025-10-20T00:47:00Z">
        <w:del w:id="568" w:author="user" w:date="2025-10-21T13:04:00Z">
          <w:r w:rsidRPr="00D6163C" w:rsidDel="00B83E32">
            <w:rPr>
              <w:rFonts w:cs="Times New Roman"/>
              <w:lang w:val="vi-VN"/>
              <w:rPrChange w:id="569" w:author="user" w:date="2025-10-21T12:48:00Z">
                <w:rPr>
                  <w:rFonts w:ascii="Times New Roman" w:hAnsi="Times New Roman" w:cs="Times New Roman"/>
                  <w:lang w:val="vi-VN"/>
                </w:rPr>
              </w:rPrChange>
            </w:rPr>
            <w:delText xml:space="preserve">{Điền nhãn caption Hình vào sau}, </w:delText>
          </w:r>
        </w:del>
      </w:ins>
      <w:ins w:id="570" w:author="user" w:date="2025-10-21T13:04:00Z">
        <w:r w:rsidR="00ED3752">
          <w:t xml:space="preserve">Hình 3- </w:t>
        </w:r>
        <w:r w:rsidR="00B83E32">
          <w:t xml:space="preserve">6 </w:t>
        </w:r>
      </w:ins>
      <w:ins w:id="571" w:author="Pham Ngoc Nga - B2505848" w:date="2025-10-20T00:47:00Z">
        <w:r w:rsidRPr="0052581E">
          <w:rPr>
            <w:rFonts w:cs="Times New Roman"/>
            <w:lang w:val="vi-VN"/>
          </w:rPr>
          <w:t>Giao diện chính quản trị</w:t>
        </w:r>
      </w:ins>
    </w:p>
    <w:p w:rsidR="003E36CF" w:rsidRPr="00D6163C" w:rsidRDefault="00B83E32" w:rsidP="00B83E32">
      <w:pPr>
        <w:pStyle w:val="Caption"/>
        <w:rPr>
          <w:ins w:id="572" w:author="Pham Ngoc Nga - B2505848" w:date="2025-10-19T23:59:00Z"/>
          <w:rFonts w:cs="Times New Roman"/>
          <w:lang w:val="vi-VN"/>
          <w:rPrChange w:id="573" w:author="user" w:date="2025-10-21T12:48:00Z">
            <w:rPr>
              <w:ins w:id="574" w:author="Pham Ngoc Nga - B2505848" w:date="2025-10-19T23:59:00Z"/>
              <w:rFonts w:ascii="Times New Roman" w:hAnsi="Times New Roman" w:cs="Times New Roman"/>
            </w:rPr>
          </w:rPrChange>
        </w:rPr>
        <w:pPrChange w:id="575" w:author="user" w:date="2025-10-21T13:04:00Z">
          <w:pPr/>
        </w:pPrChange>
      </w:pPr>
      <w:ins w:id="576" w:author="user" w:date="2025-10-21T13:04:00Z">
        <w:r>
          <w:t>Hình 3-7</w:t>
        </w:r>
      </w:ins>
      <w:ins w:id="577" w:author="Pham Ngoc Nga - B2505848" w:date="2025-10-20T00:47:00Z">
        <w:del w:id="578" w:author="user" w:date="2025-10-21T13:04:00Z">
          <w:r w:rsidR="003E36CF" w:rsidRPr="0052581E" w:rsidDel="00B83E32">
            <w:rPr>
              <w:rFonts w:cs="Times New Roman"/>
              <w:lang w:val="vi-VN"/>
            </w:rPr>
            <w:delText xml:space="preserve">{Điền nhãn caption Hình vào sau}, </w:delText>
          </w:r>
        </w:del>
        <w:r w:rsidR="003E36CF" w:rsidRPr="0052581E">
          <w:rPr>
            <w:rFonts w:cs="Times New Roman"/>
            <w:lang w:val="vi-VN"/>
          </w:rPr>
          <w:t>Giao diện ngườ</w:t>
        </w:r>
        <w:r w:rsidR="003E36CF" w:rsidRPr="0010268E">
          <w:rPr>
            <w:rFonts w:cs="Times New Roman"/>
            <w:lang w:val="vi-VN"/>
          </w:rPr>
          <w:t>i dùng đăng nhập</w:t>
        </w:r>
      </w:ins>
    </w:p>
    <w:p w:rsidR="00BA7E9C" w:rsidRPr="0052581E" w:rsidRDefault="00BA7E9C">
      <w:pPr>
        <w:rPr>
          <w:ins w:id="579" w:author="Pham Ngoc Nga - B2505848" w:date="2025-10-19T23:59:00Z"/>
          <w:rFonts w:ascii="Times New Roman" w:hAnsi="Times New Roman" w:cs="Times New Roman"/>
        </w:rPr>
      </w:pPr>
      <w:ins w:id="580" w:author="Pham Ngoc Nga - B2505848" w:date="2025-10-19T23:59:00Z">
        <w:r w:rsidRPr="0052581E">
          <w:rPr>
            <w:rFonts w:ascii="Times New Roman" w:hAnsi="Times New Roman" w:cs="Times New Roman"/>
          </w:rPr>
          <w:br w:type="page"/>
        </w:r>
      </w:ins>
    </w:p>
    <w:p w:rsidR="001307CA" w:rsidRPr="0010268E" w:rsidRDefault="003E36CF" w:rsidP="00B83E32">
      <w:pPr>
        <w:pStyle w:val="Heading1"/>
        <w:rPr>
          <w:ins w:id="581" w:author="Pham Ngoc Nga - B2505848" w:date="2025-10-20T00:49:00Z"/>
          <w:lang w:val="vi-VN"/>
        </w:rPr>
        <w:pPrChange w:id="582" w:author="user" w:date="2025-10-21T13:04:00Z">
          <w:pPr>
            <w:pStyle w:val="Section1Phandau"/>
          </w:pPr>
        </w:pPrChange>
      </w:pPr>
      <w:bookmarkStart w:id="583" w:name="_Toc211945043"/>
      <w:bookmarkStart w:id="584" w:name="_Toc211945382"/>
      <w:ins w:id="585" w:author="Pham Ngoc Nga - B2505848" w:date="2025-10-20T00:49:00Z">
        <w:r w:rsidRPr="0052581E">
          <w:rPr>
            <w:lang w:val="vi-VN"/>
          </w:rPr>
          <w:lastRenderedPageBreak/>
          <w:t>kết luận và hướ</w:t>
        </w:r>
        <w:r w:rsidRPr="0010268E">
          <w:rPr>
            <w:lang w:val="vi-VN"/>
          </w:rPr>
          <w:t>ng phát triển</w:t>
        </w:r>
        <w:bookmarkEnd w:id="583"/>
        <w:bookmarkEnd w:id="584"/>
      </w:ins>
    </w:p>
    <w:p w:rsidR="003E36CF" w:rsidRPr="0052581E" w:rsidDel="0052581E" w:rsidRDefault="003E36CF" w:rsidP="0052581E">
      <w:pPr>
        <w:pStyle w:val="Heading2"/>
        <w:rPr>
          <w:ins w:id="586" w:author="Pham Ngoc Nga - B2505848" w:date="2025-10-20T00:49:00Z"/>
          <w:del w:id="587" w:author="user" w:date="2025-10-21T13:06:00Z"/>
          <w:rPrChange w:id="588" w:author="user" w:date="2025-10-21T13:07:00Z">
            <w:rPr>
              <w:ins w:id="589" w:author="Pham Ngoc Nga - B2505848" w:date="2025-10-20T00:49:00Z"/>
              <w:del w:id="590" w:author="user" w:date="2025-10-21T13:06:00Z"/>
              <w:lang w:val="vi-VN"/>
            </w:rPr>
          </w:rPrChange>
        </w:rPr>
        <w:pPrChange w:id="591" w:author="user" w:date="2025-10-21T13:07:00Z">
          <w:pPr/>
        </w:pPrChange>
      </w:pPr>
      <w:ins w:id="592" w:author="Pham Ngoc Nga - B2505848" w:date="2025-10-20T00:49:00Z">
        <w:del w:id="593" w:author="user" w:date="2025-10-21T13:09:00Z">
          <w:r w:rsidRPr="0052581E" w:rsidDel="0010268E">
            <w:rPr>
              <w:rPrChange w:id="594" w:author="user" w:date="2025-10-21T13:07:00Z">
                <w:rPr>
                  <w:lang w:val="vi-VN"/>
                </w:rPr>
              </w:rPrChange>
            </w:rPr>
            <w:delText>Kết quả đạt được</w:delText>
          </w:r>
        </w:del>
        <w:bookmarkStart w:id="595" w:name="_Toc211945044"/>
        <w:bookmarkStart w:id="596" w:name="_Toc211945383"/>
        <w:bookmarkEnd w:id="595"/>
        <w:bookmarkEnd w:id="596"/>
      </w:ins>
    </w:p>
    <w:p w:rsidR="003E36CF" w:rsidRPr="0010268E" w:rsidDel="0052581E" w:rsidRDefault="003E36CF" w:rsidP="0052581E">
      <w:pPr>
        <w:pStyle w:val="Heading2"/>
        <w:rPr>
          <w:del w:id="597" w:author="user" w:date="2025-10-21T13:06:00Z"/>
          <w:lang w:val="vi-VN"/>
        </w:rPr>
        <w:pPrChange w:id="598" w:author="user" w:date="2025-10-21T13:07:00Z">
          <w:pPr/>
        </w:pPrChange>
      </w:pPr>
      <w:ins w:id="599" w:author="Pham Ngoc Nga - B2505848" w:date="2025-10-20T00:49:00Z">
        <w:del w:id="600" w:author="user" w:date="2025-10-21T13:06:00Z">
          <w:r w:rsidRPr="0010268E" w:rsidDel="0052581E">
            <w:rPr>
              <w:lang w:val="vi-VN"/>
            </w:rPr>
            <w:delText xml:space="preserve">Nhận xét </w:delText>
          </w:r>
        </w:del>
      </w:ins>
      <w:bookmarkStart w:id="601" w:name="_Toc211945045"/>
      <w:bookmarkStart w:id="602" w:name="_Toc211945384"/>
      <w:bookmarkEnd w:id="601"/>
      <w:bookmarkEnd w:id="602"/>
    </w:p>
    <w:p w:rsidR="0052581E" w:rsidRPr="0010268E" w:rsidRDefault="0010268E" w:rsidP="0052581E">
      <w:pPr>
        <w:pStyle w:val="Heading2"/>
        <w:rPr>
          <w:ins w:id="603" w:author="user" w:date="2025-10-21T13:06:00Z"/>
          <w:lang w:val="vi-VN"/>
        </w:rPr>
        <w:pPrChange w:id="604" w:author="user" w:date="2025-10-21T13:07:00Z">
          <w:pPr/>
        </w:pPrChange>
      </w:pPr>
      <w:bookmarkStart w:id="605" w:name="_Toc211945046"/>
      <w:bookmarkStart w:id="606" w:name="_Toc211945385"/>
      <w:ins w:id="607" w:author="user" w:date="2025-10-21T13:09:00Z">
        <w:r>
          <w:t>Kết quả đạt được</w:t>
        </w:r>
        <w:bookmarkEnd w:id="605"/>
        <w:bookmarkEnd w:id="606"/>
        <w:r>
          <w:t xml:space="preserve"> </w:t>
        </w:r>
      </w:ins>
    </w:p>
    <w:p w:rsidR="0052581E" w:rsidRPr="0010268E" w:rsidRDefault="0052581E" w:rsidP="0052581E">
      <w:pPr>
        <w:pStyle w:val="Heading2"/>
        <w:rPr>
          <w:ins w:id="608" w:author="user" w:date="2025-10-21T13:06:00Z"/>
        </w:rPr>
        <w:pPrChange w:id="609" w:author="user" w:date="2025-10-21T13:07:00Z">
          <w:pPr/>
        </w:pPrChange>
      </w:pPr>
      <w:bookmarkStart w:id="610" w:name="_Toc211945047"/>
      <w:bookmarkStart w:id="611" w:name="_Toc211945386"/>
      <w:ins w:id="612" w:author="user" w:date="2025-10-21T13:06:00Z">
        <w:r w:rsidRPr="0010268E">
          <w:t>Nhận xét</w:t>
        </w:r>
        <w:bookmarkEnd w:id="610"/>
        <w:bookmarkEnd w:id="611"/>
      </w:ins>
    </w:p>
    <w:p w:rsidR="003E36CF" w:rsidRPr="0052581E" w:rsidDel="00B83E32" w:rsidRDefault="003E36CF" w:rsidP="0010268E">
      <w:pPr>
        <w:pStyle w:val="Heading2"/>
        <w:numPr>
          <w:ilvl w:val="0"/>
          <w:numId w:val="0"/>
        </w:numPr>
        <w:ind w:left="576"/>
        <w:rPr>
          <w:ins w:id="613" w:author="Pham Ngoc Nga - B2505848" w:date="2025-10-20T00:49:00Z"/>
          <w:del w:id="614" w:author="user" w:date="2025-10-21T13:04:00Z"/>
          <w:rPrChange w:id="615" w:author="user" w:date="2025-10-21T13:07:00Z">
            <w:rPr>
              <w:ins w:id="616" w:author="Pham Ngoc Nga - B2505848" w:date="2025-10-20T00:49:00Z"/>
              <w:del w:id="617" w:author="user" w:date="2025-10-21T13:04:00Z"/>
              <w:lang w:val="vi-VN"/>
            </w:rPr>
          </w:rPrChange>
        </w:rPr>
        <w:pPrChange w:id="618" w:author="user" w:date="2025-10-21T13:09:00Z">
          <w:pPr/>
        </w:pPrChange>
      </w:pPr>
      <w:ins w:id="619" w:author="Pham Ngoc Nga - B2505848" w:date="2025-10-20T00:49:00Z">
        <w:del w:id="620" w:author="user" w:date="2025-10-21T13:06:00Z">
          <w:r w:rsidRPr="0052581E" w:rsidDel="0052581E">
            <w:rPr>
              <w:rPrChange w:id="621" w:author="user" w:date="2025-10-21T13:07:00Z">
                <w:rPr>
                  <w:lang w:val="vi-VN"/>
                </w:rPr>
              </w:rPrChange>
            </w:rPr>
            <w:delText>Hướng phát triển</w:delText>
          </w:r>
        </w:del>
        <w:bookmarkStart w:id="622" w:name="_Toc211945048"/>
        <w:bookmarkStart w:id="623" w:name="_Toc211945387"/>
        <w:bookmarkEnd w:id="622"/>
        <w:bookmarkEnd w:id="623"/>
      </w:ins>
    </w:p>
    <w:p w:rsidR="003E36CF" w:rsidRPr="0052581E" w:rsidRDefault="0010268E" w:rsidP="0052581E">
      <w:pPr>
        <w:pStyle w:val="Heading2"/>
        <w:rPr>
          <w:ins w:id="624" w:author="Pham Ngoc Nga - B2505848" w:date="2025-10-20T00:49:00Z"/>
          <w:rPrChange w:id="625" w:author="user" w:date="2025-10-21T13:07:00Z">
            <w:rPr>
              <w:ins w:id="626" w:author="Pham Ngoc Nga - B2505848" w:date="2025-10-20T00:49:00Z"/>
              <w:lang w:val="vi-VN"/>
            </w:rPr>
          </w:rPrChange>
        </w:rPr>
        <w:pPrChange w:id="627" w:author="user" w:date="2025-10-21T13:07:00Z">
          <w:pPr/>
        </w:pPrChange>
      </w:pPr>
      <w:bookmarkStart w:id="628" w:name="_Toc211945049"/>
      <w:bookmarkStart w:id="629" w:name="_Toc211945388"/>
      <w:ins w:id="630" w:author="user" w:date="2025-10-21T13:09:00Z">
        <w:r>
          <w:t>Hướng phát triển</w:t>
        </w:r>
      </w:ins>
      <w:bookmarkEnd w:id="628"/>
      <w:bookmarkEnd w:id="629"/>
    </w:p>
    <w:p w:rsidR="003E36CF" w:rsidRPr="00D6163C" w:rsidRDefault="003E36CF">
      <w:pPr>
        <w:rPr>
          <w:ins w:id="631" w:author="Pham Ngoc Nga - B2505848" w:date="2025-10-20T00:49:00Z"/>
          <w:rFonts w:ascii="Times New Roman" w:hAnsi="Times New Roman" w:cs="Times New Roman"/>
          <w:lang w:val="vi-VN"/>
          <w:rPrChange w:id="632" w:author="user" w:date="2025-10-21T12:48:00Z">
            <w:rPr>
              <w:ins w:id="633" w:author="Pham Ngoc Nga - B2505848" w:date="2025-10-20T00:49:00Z"/>
              <w:lang w:val="vi-VN"/>
            </w:rPr>
          </w:rPrChange>
        </w:rPr>
      </w:pPr>
      <w:ins w:id="634" w:author="Pham Ngoc Nga - B2505848" w:date="2025-10-20T00:49:00Z">
        <w:r w:rsidRPr="00D6163C">
          <w:rPr>
            <w:rFonts w:ascii="Times New Roman" w:hAnsi="Times New Roman" w:cs="Times New Roman"/>
            <w:lang w:val="vi-VN"/>
            <w:rPrChange w:id="635" w:author="user" w:date="2025-10-21T12:48:00Z">
              <w:rPr>
                <w:lang w:val="vi-VN"/>
              </w:rPr>
            </w:rPrChange>
          </w:rPr>
          <w:br w:type="page"/>
        </w:r>
      </w:ins>
    </w:p>
    <w:p w:rsidR="003E36CF" w:rsidRPr="00BD5A21" w:rsidRDefault="003E36CF" w:rsidP="00BD5A21">
      <w:pPr>
        <w:pStyle w:val="Section2Phancuoi"/>
        <w:rPr>
          <w:ins w:id="636" w:author="Pham Ngoc Nga - B2505848" w:date="2025-10-20T00:49:00Z"/>
          <w:rPrChange w:id="637" w:author="user" w:date="2025-10-21T13:20:00Z">
            <w:rPr>
              <w:ins w:id="638" w:author="Pham Ngoc Nga - B2505848" w:date="2025-10-20T00:49:00Z"/>
              <w:rFonts w:ascii="Times New Roman" w:hAnsi="Times New Roman" w:cs="Times New Roman"/>
              <w:lang w:val="vi-VN"/>
            </w:rPr>
          </w:rPrChange>
        </w:rPr>
        <w:pPrChange w:id="639" w:author="user" w:date="2025-10-21T13:20:00Z">
          <w:pPr/>
        </w:pPrChange>
      </w:pPr>
      <w:ins w:id="640" w:author="Pham Ngoc Nga - B2505848" w:date="2025-10-20T00:50:00Z">
        <w:del w:id="641" w:author="user" w:date="2025-10-21T13:19:00Z">
          <w:r w:rsidRPr="00BD5A21" w:rsidDel="00BD5A21">
            <w:rPr>
              <w:rPrChange w:id="642" w:author="user" w:date="2025-10-21T13:20:00Z">
                <w:rPr>
                  <w:rFonts w:ascii="Times New Roman" w:hAnsi="Times New Roman" w:cs="Times New Roman"/>
                  <w:lang w:val="vi-VN"/>
                </w:rPr>
              </w:rPrChange>
            </w:rPr>
            <w:lastRenderedPageBreak/>
            <w:delText>tài liệu tham khảo</w:delText>
          </w:r>
        </w:del>
      </w:ins>
      <w:bookmarkStart w:id="643" w:name="_Toc211945389"/>
      <w:ins w:id="644" w:author="user" w:date="2025-10-21T13:19:00Z">
        <w:r w:rsidR="00BD5A21" w:rsidRPr="00BD5A21">
          <w:rPr>
            <w:rPrChange w:id="645" w:author="user" w:date="2025-10-21T13:20:00Z">
              <w:rPr/>
            </w:rPrChange>
          </w:rPr>
          <w:t>TÀI LIỆU THAM KHẢO</w:t>
        </w:r>
        <w:bookmarkEnd w:id="643"/>
        <w:r w:rsidR="00BD5A21" w:rsidRPr="00BD5A21">
          <w:rPr>
            <w:rPrChange w:id="646" w:author="user" w:date="2025-10-21T13:20:00Z">
              <w:rPr/>
            </w:rPrChange>
          </w:rPr>
          <w:t xml:space="preserve"> </w:t>
        </w:r>
      </w:ins>
    </w:p>
    <w:p w:rsidR="003E36CF" w:rsidRPr="0010268E" w:rsidRDefault="003E36CF">
      <w:pPr>
        <w:pStyle w:val="Section1Phandau"/>
        <w:rPr>
          <w:ins w:id="647" w:author="Pham Ngoc Nga - B2505848" w:date="2025-10-20T00:49:00Z"/>
          <w:lang w:val="vi-VN"/>
        </w:rPr>
        <w:pPrChange w:id="648" w:author="Pham Ngoc Nga - B2505848" w:date="2025-10-20T00:49:00Z">
          <w:pPr/>
        </w:pPrChange>
      </w:pPr>
      <w:ins w:id="649" w:author="Pham Ngoc Nga - B2505848" w:date="2025-10-20T00:49:00Z">
        <w:r w:rsidRPr="0010268E">
          <w:rPr>
            <w:lang w:val="vi-VN"/>
          </w:rPr>
          <w:br w:type="page"/>
        </w:r>
      </w:ins>
    </w:p>
    <w:p w:rsidR="003E36CF" w:rsidRPr="00BD5A21" w:rsidRDefault="003E36CF" w:rsidP="00BD5A21">
      <w:pPr>
        <w:pStyle w:val="Section2Phancuoi"/>
        <w:rPr>
          <w:ins w:id="650" w:author="user" w:date="2025-10-21T13:13:00Z"/>
          <w:rPrChange w:id="651" w:author="user" w:date="2025-10-21T13:19:00Z">
            <w:rPr>
              <w:ins w:id="652" w:author="user" w:date="2025-10-21T13:13:00Z"/>
              <w:lang w:val="vi-VN"/>
            </w:rPr>
          </w:rPrChange>
        </w:rPr>
        <w:pPrChange w:id="653" w:author="user" w:date="2025-10-21T13:19:00Z">
          <w:pPr/>
        </w:pPrChange>
      </w:pPr>
      <w:ins w:id="654" w:author="Pham Ngoc Nga - B2505848" w:date="2025-10-20T00:50:00Z">
        <w:del w:id="655" w:author="user" w:date="2025-10-21T13:19:00Z">
          <w:r w:rsidRPr="00BD5A21" w:rsidDel="00BD5A21">
            <w:rPr>
              <w:rPrChange w:id="656" w:author="user" w:date="2025-10-21T13:19:00Z">
                <w:rPr>
                  <w:rFonts w:ascii="Times New Roman" w:hAnsi="Times New Roman" w:cs="Times New Roman"/>
                  <w:lang w:val="vi-VN"/>
                </w:rPr>
              </w:rPrChange>
            </w:rPr>
            <w:lastRenderedPageBreak/>
            <w:delText xml:space="preserve">phụ lục </w:delText>
          </w:r>
        </w:del>
      </w:ins>
      <w:bookmarkStart w:id="657" w:name="_Toc211945390"/>
      <w:ins w:id="658" w:author="user" w:date="2025-10-21T13:19:00Z">
        <w:r w:rsidR="00BD5A21">
          <w:t>PHỤ LỤC</w:t>
        </w:r>
      </w:ins>
      <w:bookmarkEnd w:id="657"/>
    </w:p>
    <w:p w:rsidR="00645B6A" w:rsidRDefault="00645B6A">
      <w:pPr>
        <w:pStyle w:val="Section2Phancuoi"/>
        <w:rPr>
          <w:ins w:id="659" w:author="user" w:date="2025-10-21T13:05:00Z"/>
          <w:lang w:val="vi-VN"/>
        </w:rPr>
        <w:pPrChange w:id="660" w:author="Pham Ngoc Nga - B2505848" w:date="2025-10-20T00:52:00Z">
          <w:pPr/>
        </w:pPrChange>
      </w:pPr>
    </w:p>
    <w:p w:rsidR="00BD5A21" w:rsidRDefault="00BD5A21">
      <w:pPr>
        <w:pStyle w:val="TOC1"/>
        <w:tabs>
          <w:tab w:val="left" w:pos="1924"/>
          <w:tab w:val="right" w:leader="dot" w:pos="9350"/>
        </w:tabs>
        <w:rPr>
          <w:ins w:id="661" w:author="user" w:date="2025-10-21T13:22:00Z"/>
          <w:rFonts w:asciiTheme="minorHAnsi" w:eastAsiaTheme="minorEastAsia" w:hAnsiTheme="minorHAnsi" w:cstheme="minorBidi"/>
          <w:b w:val="0"/>
          <w:caps w:val="0"/>
          <w:noProof/>
          <w:kern w:val="0"/>
          <w:sz w:val="22"/>
          <w:szCs w:val="22"/>
          <w14:ligatures w14:val="none"/>
        </w:rPr>
      </w:pPr>
      <w:ins w:id="662" w:author="user" w:date="2025-10-21T13:22:00Z">
        <w:r>
          <w:rPr>
            <w:lang w:val="vi-VN"/>
          </w:rPr>
          <w:fldChar w:fldCharType="begin"/>
        </w:r>
        <w:r>
          <w:rPr>
            <w:lang w:val="vi-VN"/>
          </w:rPr>
          <w:instrText xml:space="preserve"> TOC \o "1-3" \h \z \t "Section2_Phancuoi,4" </w:instrText>
        </w:r>
      </w:ins>
      <w:r>
        <w:rPr>
          <w:lang w:val="vi-VN"/>
        </w:rPr>
        <w:fldChar w:fldCharType="separate"/>
      </w:r>
      <w:ins w:id="663" w:author="user" w:date="2025-10-21T13:22:00Z">
        <w:r w:rsidRPr="00031772">
          <w:rPr>
            <w:rStyle w:val="Hyperlink"/>
            <w:noProof/>
          </w:rPr>
          <w:fldChar w:fldCharType="begin"/>
        </w:r>
        <w:r w:rsidRPr="00031772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"_Toc211945348"</w:instrText>
        </w:r>
        <w:r w:rsidRPr="00031772">
          <w:rPr>
            <w:rStyle w:val="Hyperlink"/>
            <w:noProof/>
          </w:rPr>
          <w:instrText xml:space="preserve"> </w:instrText>
        </w:r>
        <w:r w:rsidRPr="00031772">
          <w:rPr>
            <w:rStyle w:val="Hyperlink"/>
            <w:noProof/>
          </w:rPr>
        </w:r>
        <w:r w:rsidRPr="00031772">
          <w:rPr>
            <w:rStyle w:val="Hyperlink"/>
            <w:noProof/>
          </w:rPr>
          <w:fldChar w:fldCharType="separate"/>
        </w:r>
        <w:r w:rsidRPr="00031772">
          <w:rPr>
            <w:rStyle w:val="Hyperlink"/>
            <w:noProof/>
          </w:rPr>
          <w:t>CHƯƠNG 1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kern w:val="0"/>
            <w:sz w:val="22"/>
            <w:szCs w:val="22"/>
            <w14:ligatures w14:val="none"/>
          </w:rPr>
          <w:tab/>
        </w:r>
        <w:r w:rsidRPr="00031772">
          <w:rPr>
            <w:rStyle w:val="Hyperlink"/>
            <w:noProof/>
          </w:rPr>
          <w:t>Giới thiệu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_Toc211945348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664" w:author="user" w:date="2025-10-21T13:22:00Z">
        <w:r>
          <w:rPr>
            <w:noProof/>
            <w:webHidden/>
          </w:rPr>
          <w:t>1-1</w:t>
        </w:r>
        <w:r>
          <w:rPr>
            <w:noProof/>
            <w:webHidden/>
          </w:rPr>
          <w:fldChar w:fldCharType="end"/>
        </w:r>
        <w:r w:rsidRPr="00031772">
          <w:rPr>
            <w:rStyle w:val="Hyperlink"/>
            <w:noProof/>
          </w:rPr>
          <w:fldChar w:fldCharType="end"/>
        </w:r>
      </w:ins>
    </w:p>
    <w:p w:rsidR="00BD5A21" w:rsidRDefault="00BD5A21">
      <w:pPr>
        <w:pStyle w:val="TOC2"/>
        <w:tabs>
          <w:tab w:val="left" w:pos="1100"/>
          <w:tab w:val="right" w:leader="dot" w:pos="9350"/>
        </w:tabs>
        <w:rPr>
          <w:ins w:id="665" w:author="user" w:date="2025-10-21T13:22:00Z"/>
          <w:rFonts w:asciiTheme="minorHAnsi" w:eastAsiaTheme="minorEastAsia" w:hAnsiTheme="minorHAnsi" w:cstheme="minorBidi"/>
          <w:b w:val="0"/>
          <w:i w:val="0"/>
          <w:noProof/>
          <w:kern w:val="0"/>
          <w:sz w:val="22"/>
          <w:szCs w:val="22"/>
        </w:rPr>
      </w:pPr>
      <w:ins w:id="666" w:author="user" w:date="2025-10-21T13:22:00Z">
        <w:r w:rsidRPr="00031772">
          <w:rPr>
            <w:rStyle w:val="Hyperlink"/>
            <w:noProof/>
          </w:rPr>
          <w:fldChar w:fldCharType="begin"/>
        </w:r>
        <w:r w:rsidRPr="00031772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"_Toc211945349"</w:instrText>
        </w:r>
        <w:r w:rsidRPr="00031772">
          <w:rPr>
            <w:rStyle w:val="Hyperlink"/>
            <w:noProof/>
          </w:rPr>
          <w:instrText xml:space="preserve"> </w:instrText>
        </w:r>
        <w:r w:rsidRPr="00031772">
          <w:rPr>
            <w:rStyle w:val="Hyperlink"/>
            <w:noProof/>
          </w:rPr>
        </w:r>
        <w:r w:rsidRPr="00031772">
          <w:rPr>
            <w:rStyle w:val="Hyperlink"/>
            <w:noProof/>
          </w:rPr>
          <w:fldChar w:fldCharType="separate"/>
        </w:r>
        <w:r w:rsidRPr="00031772">
          <w:rPr>
            <w:rStyle w:val="Hyperlink"/>
            <w:rFonts w:cs="Times New Roman"/>
            <w:noProof/>
          </w:rPr>
          <w:t>1.1.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0"/>
            <w:sz w:val="22"/>
            <w:szCs w:val="22"/>
          </w:rPr>
          <w:tab/>
        </w:r>
        <w:r w:rsidRPr="00031772">
          <w:rPr>
            <w:rStyle w:val="Hyperlink"/>
            <w:rFonts w:cs="Times New Roman"/>
            <w:noProof/>
          </w:rPr>
          <w:t>Lý do chọn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_Toc211945349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667" w:author="user" w:date="2025-10-21T13:22:00Z">
        <w:r>
          <w:rPr>
            <w:noProof/>
            <w:webHidden/>
          </w:rPr>
          <w:t>1-1</w:t>
        </w:r>
        <w:r>
          <w:rPr>
            <w:noProof/>
            <w:webHidden/>
          </w:rPr>
          <w:fldChar w:fldCharType="end"/>
        </w:r>
        <w:r w:rsidRPr="00031772">
          <w:rPr>
            <w:rStyle w:val="Hyperlink"/>
            <w:noProof/>
          </w:rPr>
          <w:fldChar w:fldCharType="end"/>
        </w:r>
      </w:ins>
    </w:p>
    <w:p w:rsidR="00BD5A21" w:rsidRDefault="00BD5A21">
      <w:pPr>
        <w:pStyle w:val="TOC2"/>
        <w:tabs>
          <w:tab w:val="left" w:pos="1100"/>
          <w:tab w:val="right" w:leader="dot" w:pos="9350"/>
        </w:tabs>
        <w:rPr>
          <w:ins w:id="668" w:author="user" w:date="2025-10-21T13:22:00Z"/>
          <w:rFonts w:asciiTheme="minorHAnsi" w:eastAsiaTheme="minorEastAsia" w:hAnsiTheme="minorHAnsi" w:cstheme="minorBidi"/>
          <w:b w:val="0"/>
          <w:i w:val="0"/>
          <w:noProof/>
          <w:kern w:val="0"/>
          <w:sz w:val="22"/>
          <w:szCs w:val="22"/>
        </w:rPr>
      </w:pPr>
      <w:ins w:id="669" w:author="user" w:date="2025-10-21T13:22:00Z">
        <w:r w:rsidRPr="00031772">
          <w:rPr>
            <w:rStyle w:val="Hyperlink"/>
            <w:noProof/>
          </w:rPr>
          <w:fldChar w:fldCharType="begin"/>
        </w:r>
        <w:r w:rsidRPr="00031772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"_Toc211945350"</w:instrText>
        </w:r>
        <w:r w:rsidRPr="00031772">
          <w:rPr>
            <w:rStyle w:val="Hyperlink"/>
            <w:noProof/>
          </w:rPr>
          <w:instrText xml:space="preserve"> </w:instrText>
        </w:r>
        <w:r w:rsidRPr="00031772">
          <w:rPr>
            <w:rStyle w:val="Hyperlink"/>
            <w:noProof/>
          </w:rPr>
        </w:r>
        <w:r w:rsidRPr="00031772">
          <w:rPr>
            <w:rStyle w:val="Hyperlink"/>
            <w:noProof/>
          </w:rPr>
          <w:fldChar w:fldCharType="separate"/>
        </w:r>
        <w:r w:rsidRPr="00031772">
          <w:rPr>
            <w:rStyle w:val="Hyperlink"/>
            <w:rFonts w:cs="Times New Roman"/>
            <w:noProof/>
          </w:rPr>
          <w:t>1.2.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0"/>
            <w:sz w:val="22"/>
            <w:szCs w:val="22"/>
          </w:rPr>
          <w:tab/>
        </w:r>
        <w:r w:rsidRPr="00031772">
          <w:rPr>
            <w:rStyle w:val="Hyperlink"/>
            <w:rFonts w:cs="Times New Roman"/>
            <w:noProof/>
          </w:rPr>
          <w:t>Mục đích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_Toc211945350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670" w:author="user" w:date="2025-10-21T13:22:00Z">
        <w:r>
          <w:rPr>
            <w:noProof/>
            <w:webHidden/>
          </w:rPr>
          <w:t>1-1</w:t>
        </w:r>
        <w:r>
          <w:rPr>
            <w:noProof/>
            <w:webHidden/>
          </w:rPr>
          <w:fldChar w:fldCharType="end"/>
        </w:r>
        <w:r w:rsidRPr="00031772">
          <w:rPr>
            <w:rStyle w:val="Hyperlink"/>
            <w:noProof/>
          </w:rPr>
          <w:fldChar w:fldCharType="end"/>
        </w:r>
      </w:ins>
    </w:p>
    <w:p w:rsidR="00BD5A21" w:rsidRDefault="00BD5A21">
      <w:pPr>
        <w:pStyle w:val="TOC2"/>
        <w:tabs>
          <w:tab w:val="left" w:pos="1100"/>
          <w:tab w:val="right" w:leader="dot" w:pos="9350"/>
        </w:tabs>
        <w:rPr>
          <w:ins w:id="671" w:author="user" w:date="2025-10-21T13:22:00Z"/>
          <w:rFonts w:asciiTheme="minorHAnsi" w:eastAsiaTheme="minorEastAsia" w:hAnsiTheme="minorHAnsi" w:cstheme="minorBidi"/>
          <w:b w:val="0"/>
          <w:i w:val="0"/>
          <w:noProof/>
          <w:kern w:val="0"/>
          <w:sz w:val="22"/>
          <w:szCs w:val="22"/>
        </w:rPr>
      </w:pPr>
      <w:ins w:id="672" w:author="user" w:date="2025-10-21T13:22:00Z">
        <w:r w:rsidRPr="00031772">
          <w:rPr>
            <w:rStyle w:val="Hyperlink"/>
            <w:noProof/>
          </w:rPr>
          <w:fldChar w:fldCharType="begin"/>
        </w:r>
        <w:r w:rsidRPr="00031772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"_Toc211945351"</w:instrText>
        </w:r>
        <w:r w:rsidRPr="00031772">
          <w:rPr>
            <w:rStyle w:val="Hyperlink"/>
            <w:noProof/>
          </w:rPr>
          <w:instrText xml:space="preserve"> </w:instrText>
        </w:r>
        <w:r w:rsidRPr="00031772">
          <w:rPr>
            <w:rStyle w:val="Hyperlink"/>
            <w:noProof/>
          </w:rPr>
        </w:r>
        <w:r w:rsidRPr="00031772">
          <w:rPr>
            <w:rStyle w:val="Hyperlink"/>
            <w:noProof/>
          </w:rPr>
          <w:fldChar w:fldCharType="separate"/>
        </w:r>
        <w:r w:rsidRPr="00031772">
          <w:rPr>
            <w:rStyle w:val="Hyperlink"/>
            <w:rFonts w:cs="Times New Roman"/>
            <w:noProof/>
          </w:rPr>
          <w:t>1.3.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0"/>
            <w:sz w:val="22"/>
            <w:szCs w:val="22"/>
          </w:rPr>
          <w:tab/>
        </w:r>
        <w:r w:rsidRPr="00031772">
          <w:rPr>
            <w:rStyle w:val="Hyperlink"/>
            <w:rFonts w:cs="Times New Roman"/>
            <w:noProof/>
          </w:rPr>
          <w:t>Đối tượng, phạm vi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_Toc211945351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673" w:author="user" w:date="2025-10-21T13:22:00Z">
        <w:r>
          <w:rPr>
            <w:noProof/>
            <w:webHidden/>
          </w:rPr>
          <w:t>1-1</w:t>
        </w:r>
        <w:r>
          <w:rPr>
            <w:noProof/>
            <w:webHidden/>
          </w:rPr>
          <w:fldChar w:fldCharType="end"/>
        </w:r>
        <w:r w:rsidRPr="00031772">
          <w:rPr>
            <w:rStyle w:val="Hyperlink"/>
            <w:noProof/>
          </w:rPr>
          <w:fldChar w:fldCharType="end"/>
        </w:r>
      </w:ins>
    </w:p>
    <w:p w:rsidR="00BD5A21" w:rsidRDefault="00BD5A21">
      <w:pPr>
        <w:pStyle w:val="TOC3"/>
        <w:tabs>
          <w:tab w:val="left" w:pos="1540"/>
          <w:tab w:val="right" w:leader="dot" w:pos="9350"/>
        </w:tabs>
        <w:rPr>
          <w:ins w:id="674" w:author="user" w:date="2025-10-21T13:22:00Z"/>
          <w:rFonts w:asciiTheme="minorHAnsi" w:eastAsiaTheme="minorEastAsia" w:hAnsiTheme="minorHAnsi" w:cstheme="minorBidi"/>
          <w:b w:val="0"/>
          <w:i w:val="0"/>
          <w:noProof/>
          <w:kern w:val="0"/>
          <w:sz w:val="22"/>
          <w:szCs w:val="22"/>
          <w14:ligatures w14:val="none"/>
        </w:rPr>
      </w:pPr>
      <w:ins w:id="675" w:author="user" w:date="2025-10-21T13:22:00Z">
        <w:r w:rsidRPr="00031772">
          <w:rPr>
            <w:rStyle w:val="Hyperlink"/>
            <w:noProof/>
          </w:rPr>
          <w:fldChar w:fldCharType="begin"/>
        </w:r>
        <w:r w:rsidRPr="00031772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"_Toc211945352"</w:instrText>
        </w:r>
        <w:r w:rsidRPr="00031772">
          <w:rPr>
            <w:rStyle w:val="Hyperlink"/>
            <w:noProof/>
          </w:rPr>
          <w:instrText xml:space="preserve"> </w:instrText>
        </w:r>
        <w:r w:rsidRPr="00031772">
          <w:rPr>
            <w:rStyle w:val="Hyperlink"/>
            <w:noProof/>
          </w:rPr>
        </w:r>
        <w:r w:rsidRPr="00031772">
          <w:rPr>
            <w:rStyle w:val="Hyperlink"/>
            <w:noProof/>
          </w:rPr>
          <w:fldChar w:fldCharType="separate"/>
        </w:r>
        <w:r w:rsidRPr="00031772">
          <w:rPr>
            <w:rStyle w:val="Hyperlink"/>
            <w:rFonts w:cs="Times New Roman"/>
            <w:noProof/>
          </w:rPr>
          <w:t>1.3.1.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0"/>
            <w:sz w:val="22"/>
            <w:szCs w:val="22"/>
            <w14:ligatures w14:val="none"/>
          </w:rPr>
          <w:tab/>
        </w:r>
        <w:r w:rsidRPr="00031772">
          <w:rPr>
            <w:rStyle w:val="Hyperlink"/>
            <w:rFonts w:cs="Times New Roman"/>
            <w:noProof/>
          </w:rPr>
          <w:t>Đối tượng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_Toc211945352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676" w:author="user" w:date="2025-10-21T13:22:00Z">
        <w:r>
          <w:rPr>
            <w:noProof/>
            <w:webHidden/>
          </w:rPr>
          <w:t>1-1</w:t>
        </w:r>
        <w:r>
          <w:rPr>
            <w:noProof/>
            <w:webHidden/>
          </w:rPr>
          <w:fldChar w:fldCharType="end"/>
        </w:r>
        <w:r w:rsidRPr="00031772">
          <w:rPr>
            <w:rStyle w:val="Hyperlink"/>
            <w:noProof/>
          </w:rPr>
          <w:fldChar w:fldCharType="end"/>
        </w:r>
      </w:ins>
    </w:p>
    <w:p w:rsidR="00BD5A21" w:rsidRDefault="00BD5A21">
      <w:pPr>
        <w:pStyle w:val="TOC3"/>
        <w:tabs>
          <w:tab w:val="left" w:pos="1540"/>
          <w:tab w:val="right" w:leader="dot" w:pos="9350"/>
        </w:tabs>
        <w:rPr>
          <w:ins w:id="677" w:author="user" w:date="2025-10-21T13:22:00Z"/>
          <w:rFonts w:asciiTheme="minorHAnsi" w:eastAsiaTheme="minorEastAsia" w:hAnsiTheme="minorHAnsi" w:cstheme="minorBidi"/>
          <w:b w:val="0"/>
          <w:i w:val="0"/>
          <w:noProof/>
          <w:kern w:val="0"/>
          <w:sz w:val="22"/>
          <w:szCs w:val="22"/>
          <w14:ligatures w14:val="none"/>
        </w:rPr>
      </w:pPr>
      <w:ins w:id="678" w:author="user" w:date="2025-10-21T13:22:00Z">
        <w:r w:rsidRPr="00031772">
          <w:rPr>
            <w:rStyle w:val="Hyperlink"/>
            <w:noProof/>
          </w:rPr>
          <w:fldChar w:fldCharType="begin"/>
        </w:r>
        <w:r w:rsidRPr="00031772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"_Toc211945353"</w:instrText>
        </w:r>
        <w:r w:rsidRPr="00031772">
          <w:rPr>
            <w:rStyle w:val="Hyperlink"/>
            <w:noProof/>
          </w:rPr>
          <w:instrText xml:space="preserve"> </w:instrText>
        </w:r>
        <w:r w:rsidRPr="00031772">
          <w:rPr>
            <w:rStyle w:val="Hyperlink"/>
            <w:noProof/>
          </w:rPr>
        </w:r>
        <w:r w:rsidRPr="00031772">
          <w:rPr>
            <w:rStyle w:val="Hyperlink"/>
            <w:noProof/>
          </w:rPr>
          <w:fldChar w:fldCharType="separate"/>
        </w:r>
        <w:r w:rsidRPr="00031772">
          <w:rPr>
            <w:rStyle w:val="Hyperlink"/>
            <w:rFonts w:cs="Times New Roman"/>
            <w:noProof/>
          </w:rPr>
          <w:t>1.3.2.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0"/>
            <w:sz w:val="22"/>
            <w:szCs w:val="22"/>
            <w14:ligatures w14:val="none"/>
          </w:rPr>
          <w:tab/>
        </w:r>
        <w:r w:rsidRPr="00031772">
          <w:rPr>
            <w:rStyle w:val="Hyperlink"/>
            <w:rFonts w:cs="Times New Roman"/>
            <w:noProof/>
          </w:rPr>
          <w:t>Phạm vi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_Toc211945353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679" w:author="user" w:date="2025-10-21T13:22:00Z">
        <w:r>
          <w:rPr>
            <w:noProof/>
            <w:webHidden/>
          </w:rPr>
          <w:t>1-1</w:t>
        </w:r>
        <w:r>
          <w:rPr>
            <w:noProof/>
            <w:webHidden/>
          </w:rPr>
          <w:fldChar w:fldCharType="end"/>
        </w:r>
        <w:r w:rsidRPr="00031772">
          <w:rPr>
            <w:rStyle w:val="Hyperlink"/>
            <w:noProof/>
          </w:rPr>
          <w:fldChar w:fldCharType="end"/>
        </w:r>
      </w:ins>
    </w:p>
    <w:p w:rsidR="00BD5A21" w:rsidRDefault="00BD5A21">
      <w:pPr>
        <w:pStyle w:val="TOC2"/>
        <w:tabs>
          <w:tab w:val="left" w:pos="1100"/>
          <w:tab w:val="right" w:leader="dot" w:pos="9350"/>
        </w:tabs>
        <w:rPr>
          <w:ins w:id="680" w:author="user" w:date="2025-10-21T13:22:00Z"/>
          <w:rFonts w:asciiTheme="minorHAnsi" w:eastAsiaTheme="minorEastAsia" w:hAnsiTheme="minorHAnsi" w:cstheme="minorBidi"/>
          <w:b w:val="0"/>
          <w:i w:val="0"/>
          <w:noProof/>
          <w:kern w:val="0"/>
          <w:sz w:val="22"/>
          <w:szCs w:val="22"/>
        </w:rPr>
      </w:pPr>
      <w:ins w:id="681" w:author="user" w:date="2025-10-21T13:22:00Z">
        <w:r w:rsidRPr="00031772">
          <w:rPr>
            <w:rStyle w:val="Hyperlink"/>
            <w:noProof/>
          </w:rPr>
          <w:fldChar w:fldCharType="begin"/>
        </w:r>
        <w:r w:rsidRPr="00031772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"_Toc211945354"</w:instrText>
        </w:r>
        <w:r w:rsidRPr="00031772">
          <w:rPr>
            <w:rStyle w:val="Hyperlink"/>
            <w:noProof/>
          </w:rPr>
          <w:instrText xml:space="preserve"> </w:instrText>
        </w:r>
        <w:r w:rsidRPr="00031772">
          <w:rPr>
            <w:rStyle w:val="Hyperlink"/>
            <w:noProof/>
          </w:rPr>
        </w:r>
        <w:r w:rsidRPr="00031772">
          <w:rPr>
            <w:rStyle w:val="Hyperlink"/>
            <w:noProof/>
          </w:rPr>
          <w:fldChar w:fldCharType="separate"/>
        </w:r>
        <w:r w:rsidRPr="00031772">
          <w:rPr>
            <w:rStyle w:val="Hyperlink"/>
            <w:rFonts w:cs="Times New Roman"/>
            <w:noProof/>
          </w:rPr>
          <w:t>1.4.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0"/>
            <w:sz w:val="22"/>
            <w:szCs w:val="22"/>
          </w:rPr>
          <w:tab/>
        </w:r>
        <w:r w:rsidRPr="00031772">
          <w:rPr>
            <w:rStyle w:val="Hyperlink"/>
            <w:rFonts w:cs="Times New Roman"/>
            <w:noProof/>
          </w:rPr>
          <w:t>Nội dung và phương pháp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_Toc211945354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682" w:author="user" w:date="2025-10-21T13:22:00Z">
        <w:r>
          <w:rPr>
            <w:noProof/>
            <w:webHidden/>
          </w:rPr>
          <w:t>1-1</w:t>
        </w:r>
        <w:r>
          <w:rPr>
            <w:noProof/>
            <w:webHidden/>
          </w:rPr>
          <w:fldChar w:fldCharType="end"/>
        </w:r>
        <w:r w:rsidRPr="00031772">
          <w:rPr>
            <w:rStyle w:val="Hyperlink"/>
            <w:noProof/>
          </w:rPr>
          <w:fldChar w:fldCharType="end"/>
        </w:r>
      </w:ins>
    </w:p>
    <w:p w:rsidR="00BD5A21" w:rsidRDefault="00BD5A21">
      <w:pPr>
        <w:pStyle w:val="TOC3"/>
        <w:tabs>
          <w:tab w:val="left" w:pos="1540"/>
          <w:tab w:val="right" w:leader="dot" w:pos="9350"/>
        </w:tabs>
        <w:rPr>
          <w:ins w:id="683" w:author="user" w:date="2025-10-21T13:22:00Z"/>
          <w:rFonts w:asciiTheme="minorHAnsi" w:eastAsiaTheme="minorEastAsia" w:hAnsiTheme="minorHAnsi" w:cstheme="minorBidi"/>
          <w:b w:val="0"/>
          <w:i w:val="0"/>
          <w:noProof/>
          <w:kern w:val="0"/>
          <w:sz w:val="22"/>
          <w:szCs w:val="22"/>
          <w14:ligatures w14:val="none"/>
        </w:rPr>
      </w:pPr>
      <w:ins w:id="684" w:author="user" w:date="2025-10-21T13:22:00Z">
        <w:r w:rsidRPr="00031772">
          <w:rPr>
            <w:rStyle w:val="Hyperlink"/>
            <w:noProof/>
          </w:rPr>
          <w:fldChar w:fldCharType="begin"/>
        </w:r>
        <w:r w:rsidRPr="00031772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"_Toc211945355"</w:instrText>
        </w:r>
        <w:r w:rsidRPr="00031772">
          <w:rPr>
            <w:rStyle w:val="Hyperlink"/>
            <w:noProof/>
          </w:rPr>
          <w:instrText xml:space="preserve"> </w:instrText>
        </w:r>
        <w:r w:rsidRPr="00031772">
          <w:rPr>
            <w:rStyle w:val="Hyperlink"/>
            <w:noProof/>
          </w:rPr>
        </w:r>
        <w:r w:rsidRPr="00031772">
          <w:rPr>
            <w:rStyle w:val="Hyperlink"/>
            <w:noProof/>
          </w:rPr>
          <w:fldChar w:fldCharType="separate"/>
        </w:r>
        <w:r w:rsidRPr="00031772">
          <w:rPr>
            <w:rStyle w:val="Hyperlink"/>
            <w:rFonts w:cs="Times New Roman"/>
            <w:noProof/>
          </w:rPr>
          <w:t>1.4.1.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0"/>
            <w:sz w:val="22"/>
            <w:szCs w:val="22"/>
            <w14:ligatures w14:val="none"/>
          </w:rPr>
          <w:tab/>
        </w:r>
        <w:r w:rsidRPr="00031772">
          <w:rPr>
            <w:rStyle w:val="Hyperlink"/>
            <w:rFonts w:cs="Times New Roman"/>
            <w:noProof/>
          </w:rPr>
          <w:t>Về lý thuyết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_Toc211945355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685" w:author="user" w:date="2025-10-21T13:22:00Z">
        <w:r>
          <w:rPr>
            <w:noProof/>
            <w:webHidden/>
          </w:rPr>
          <w:t>1-1</w:t>
        </w:r>
        <w:r>
          <w:rPr>
            <w:noProof/>
            <w:webHidden/>
          </w:rPr>
          <w:fldChar w:fldCharType="end"/>
        </w:r>
        <w:r w:rsidRPr="00031772">
          <w:rPr>
            <w:rStyle w:val="Hyperlink"/>
            <w:noProof/>
          </w:rPr>
          <w:fldChar w:fldCharType="end"/>
        </w:r>
      </w:ins>
    </w:p>
    <w:p w:rsidR="00BD5A21" w:rsidRDefault="00BD5A21">
      <w:pPr>
        <w:pStyle w:val="TOC3"/>
        <w:tabs>
          <w:tab w:val="left" w:pos="1540"/>
          <w:tab w:val="right" w:leader="dot" w:pos="9350"/>
        </w:tabs>
        <w:rPr>
          <w:ins w:id="686" w:author="user" w:date="2025-10-21T13:22:00Z"/>
          <w:rFonts w:asciiTheme="minorHAnsi" w:eastAsiaTheme="minorEastAsia" w:hAnsiTheme="minorHAnsi" w:cstheme="minorBidi"/>
          <w:b w:val="0"/>
          <w:i w:val="0"/>
          <w:noProof/>
          <w:kern w:val="0"/>
          <w:sz w:val="22"/>
          <w:szCs w:val="22"/>
          <w14:ligatures w14:val="none"/>
        </w:rPr>
      </w:pPr>
      <w:ins w:id="687" w:author="user" w:date="2025-10-21T13:22:00Z">
        <w:r w:rsidRPr="00031772">
          <w:rPr>
            <w:rStyle w:val="Hyperlink"/>
            <w:noProof/>
          </w:rPr>
          <w:fldChar w:fldCharType="begin"/>
        </w:r>
        <w:r w:rsidRPr="00031772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"_Toc211945356"</w:instrText>
        </w:r>
        <w:r w:rsidRPr="00031772">
          <w:rPr>
            <w:rStyle w:val="Hyperlink"/>
            <w:noProof/>
          </w:rPr>
          <w:instrText xml:space="preserve"> </w:instrText>
        </w:r>
        <w:r w:rsidRPr="00031772">
          <w:rPr>
            <w:rStyle w:val="Hyperlink"/>
            <w:noProof/>
          </w:rPr>
        </w:r>
        <w:r w:rsidRPr="00031772">
          <w:rPr>
            <w:rStyle w:val="Hyperlink"/>
            <w:noProof/>
          </w:rPr>
          <w:fldChar w:fldCharType="separate"/>
        </w:r>
        <w:r w:rsidRPr="00031772">
          <w:rPr>
            <w:rStyle w:val="Hyperlink"/>
            <w:rFonts w:cs="Times New Roman"/>
            <w:noProof/>
          </w:rPr>
          <w:t>1.4.2.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0"/>
            <w:sz w:val="22"/>
            <w:szCs w:val="22"/>
            <w14:ligatures w14:val="none"/>
          </w:rPr>
          <w:tab/>
        </w:r>
        <w:r w:rsidRPr="00031772">
          <w:rPr>
            <w:rStyle w:val="Hyperlink"/>
            <w:rFonts w:cs="Times New Roman"/>
            <w:noProof/>
          </w:rPr>
          <w:t>Về kỹ thuật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_Toc211945356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688" w:author="user" w:date="2025-10-21T13:22:00Z">
        <w:r>
          <w:rPr>
            <w:noProof/>
            <w:webHidden/>
          </w:rPr>
          <w:t>1-1</w:t>
        </w:r>
        <w:r>
          <w:rPr>
            <w:noProof/>
            <w:webHidden/>
          </w:rPr>
          <w:fldChar w:fldCharType="end"/>
        </w:r>
        <w:r w:rsidRPr="00031772">
          <w:rPr>
            <w:rStyle w:val="Hyperlink"/>
            <w:noProof/>
          </w:rPr>
          <w:fldChar w:fldCharType="end"/>
        </w:r>
      </w:ins>
    </w:p>
    <w:p w:rsidR="00BD5A21" w:rsidRDefault="00BD5A21">
      <w:pPr>
        <w:pStyle w:val="TOC2"/>
        <w:tabs>
          <w:tab w:val="left" w:pos="1100"/>
          <w:tab w:val="right" w:leader="dot" w:pos="9350"/>
        </w:tabs>
        <w:rPr>
          <w:ins w:id="689" w:author="user" w:date="2025-10-21T13:22:00Z"/>
          <w:rFonts w:asciiTheme="minorHAnsi" w:eastAsiaTheme="minorEastAsia" w:hAnsiTheme="minorHAnsi" w:cstheme="minorBidi"/>
          <w:b w:val="0"/>
          <w:i w:val="0"/>
          <w:noProof/>
          <w:kern w:val="0"/>
          <w:sz w:val="22"/>
          <w:szCs w:val="22"/>
        </w:rPr>
      </w:pPr>
      <w:ins w:id="690" w:author="user" w:date="2025-10-21T13:22:00Z">
        <w:r w:rsidRPr="00031772">
          <w:rPr>
            <w:rStyle w:val="Hyperlink"/>
            <w:noProof/>
          </w:rPr>
          <w:fldChar w:fldCharType="begin"/>
        </w:r>
        <w:r w:rsidRPr="00031772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"_Toc211945357"</w:instrText>
        </w:r>
        <w:r w:rsidRPr="00031772">
          <w:rPr>
            <w:rStyle w:val="Hyperlink"/>
            <w:noProof/>
          </w:rPr>
          <w:instrText xml:space="preserve"> </w:instrText>
        </w:r>
        <w:r w:rsidRPr="00031772">
          <w:rPr>
            <w:rStyle w:val="Hyperlink"/>
            <w:noProof/>
          </w:rPr>
        </w:r>
        <w:r w:rsidRPr="00031772">
          <w:rPr>
            <w:rStyle w:val="Hyperlink"/>
            <w:noProof/>
          </w:rPr>
          <w:fldChar w:fldCharType="separate"/>
        </w:r>
        <w:r w:rsidRPr="00031772">
          <w:rPr>
            <w:rStyle w:val="Hyperlink"/>
            <w:rFonts w:cs="Times New Roman"/>
            <w:noProof/>
          </w:rPr>
          <w:t>1.5.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0"/>
            <w:sz w:val="22"/>
            <w:szCs w:val="22"/>
          </w:rPr>
          <w:tab/>
        </w:r>
        <w:r w:rsidRPr="00031772">
          <w:rPr>
            <w:rStyle w:val="Hyperlink"/>
            <w:rFonts w:cs="Times New Roman"/>
            <w:noProof/>
          </w:rPr>
          <w:t>Các công cụ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_Toc211945357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691" w:author="user" w:date="2025-10-21T13:22:00Z">
        <w:r>
          <w:rPr>
            <w:noProof/>
            <w:webHidden/>
          </w:rPr>
          <w:t>1-1</w:t>
        </w:r>
        <w:r>
          <w:rPr>
            <w:noProof/>
            <w:webHidden/>
          </w:rPr>
          <w:fldChar w:fldCharType="end"/>
        </w:r>
        <w:r w:rsidRPr="00031772">
          <w:rPr>
            <w:rStyle w:val="Hyperlink"/>
            <w:noProof/>
          </w:rPr>
          <w:fldChar w:fldCharType="end"/>
        </w:r>
      </w:ins>
    </w:p>
    <w:p w:rsidR="00BD5A21" w:rsidRDefault="00BD5A21">
      <w:pPr>
        <w:pStyle w:val="TOC1"/>
        <w:tabs>
          <w:tab w:val="left" w:pos="1924"/>
          <w:tab w:val="right" w:leader="dot" w:pos="9350"/>
        </w:tabs>
        <w:rPr>
          <w:ins w:id="692" w:author="user" w:date="2025-10-21T13:22:00Z"/>
          <w:rFonts w:asciiTheme="minorHAnsi" w:eastAsiaTheme="minorEastAsia" w:hAnsiTheme="minorHAnsi" w:cstheme="minorBidi"/>
          <w:b w:val="0"/>
          <w:caps w:val="0"/>
          <w:noProof/>
          <w:kern w:val="0"/>
          <w:sz w:val="22"/>
          <w:szCs w:val="22"/>
          <w14:ligatures w14:val="none"/>
        </w:rPr>
      </w:pPr>
      <w:ins w:id="693" w:author="user" w:date="2025-10-21T13:22:00Z">
        <w:r w:rsidRPr="00031772">
          <w:rPr>
            <w:rStyle w:val="Hyperlink"/>
            <w:noProof/>
          </w:rPr>
          <w:fldChar w:fldCharType="begin"/>
        </w:r>
        <w:r w:rsidRPr="00031772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"_Toc211945358"</w:instrText>
        </w:r>
        <w:r w:rsidRPr="00031772">
          <w:rPr>
            <w:rStyle w:val="Hyperlink"/>
            <w:noProof/>
          </w:rPr>
          <w:instrText xml:space="preserve"> </w:instrText>
        </w:r>
        <w:r w:rsidRPr="00031772">
          <w:rPr>
            <w:rStyle w:val="Hyperlink"/>
            <w:noProof/>
          </w:rPr>
        </w:r>
        <w:r w:rsidRPr="00031772">
          <w:rPr>
            <w:rStyle w:val="Hyperlink"/>
            <w:noProof/>
          </w:rPr>
          <w:fldChar w:fldCharType="separate"/>
        </w:r>
        <w:r w:rsidRPr="00031772">
          <w:rPr>
            <w:rStyle w:val="Hyperlink"/>
            <w:rFonts w:cs="Times New Roman"/>
            <w:noProof/>
            <w:lang w:val="vi-VN"/>
          </w:rPr>
          <w:t>CHƯƠNG 2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kern w:val="0"/>
            <w:sz w:val="22"/>
            <w:szCs w:val="22"/>
            <w14:ligatures w14:val="none"/>
          </w:rPr>
          <w:tab/>
        </w:r>
        <w:r w:rsidRPr="00031772">
          <w:rPr>
            <w:rStyle w:val="Hyperlink"/>
            <w:rFonts w:cs="Times New Roman"/>
            <w:noProof/>
            <w:lang w:val="vi-VN"/>
          </w:rPr>
          <w:t>cơ sở lý thuyết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_Toc211945358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694" w:author="user" w:date="2025-10-21T13:22:00Z">
        <w:r>
          <w:rPr>
            <w:noProof/>
            <w:webHidden/>
          </w:rPr>
          <w:t>1-2</w:t>
        </w:r>
        <w:r>
          <w:rPr>
            <w:noProof/>
            <w:webHidden/>
          </w:rPr>
          <w:fldChar w:fldCharType="end"/>
        </w:r>
        <w:r w:rsidRPr="00031772">
          <w:rPr>
            <w:rStyle w:val="Hyperlink"/>
            <w:noProof/>
          </w:rPr>
          <w:fldChar w:fldCharType="end"/>
        </w:r>
      </w:ins>
    </w:p>
    <w:p w:rsidR="00BD5A21" w:rsidRDefault="00BD5A21">
      <w:pPr>
        <w:pStyle w:val="TOC2"/>
        <w:tabs>
          <w:tab w:val="left" w:pos="880"/>
          <w:tab w:val="right" w:leader="dot" w:pos="9350"/>
        </w:tabs>
        <w:rPr>
          <w:ins w:id="695" w:author="user" w:date="2025-10-21T13:22:00Z"/>
          <w:rFonts w:asciiTheme="minorHAnsi" w:eastAsiaTheme="minorEastAsia" w:hAnsiTheme="minorHAnsi" w:cstheme="minorBidi"/>
          <w:b w:val="0"/>
          <w:i w:val="0"/>
          <w:noProof/>
          <w:kern w:val="0"/>
          <w:sz w:val="22"/>
          <w:szCs w:val="22"/>
        </w:rPr>
      </w:pPr>
      <w:ins w:id="696" w:author="user" w:date="2025-10-21T13:22:00Z">
        <w:r w:rsidRPr="00031772">
          <w:rPr>
            <w:rStyle w:val="Hyperlink"/>
            <w:noProof/>
          </w:rPr>
          <w:fldChar w:fldCharType="begin"/>
        </w:r>
        <w:r w:rsidRPr="00031772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"_Toc211945359"</w:instrText>
        </w:r>
        <w:r w:rsidRPr="00031772">
          <w:rPr>
            <w:rStyle w:val="Hyperlink"/>
            <w:noProof/>
          </w:rPr>
          <w:instrText xml:space="preserve"> </w:instrText>
        </w:r>
        <w:r w:rsidRPr="00031772">
          <w:rPr>
            <w:rStyle w:val="Hyperlink"/>
            <w:noProof/>
          </w:rPr>
        </w:r>
        <w:r w:rsidRPr="00031772">
          <w:rPr>
            <w:rStyle w:val="Hyperlink"/>
            <w:noProof/>
          </w:rPr>
          <w:fldChar w:fldCharType="separate"/>
        </w:r>
        <w:r w:rsidRPr="00031772">
          <w:rPr>
            <w:rStyle w:val="Hyperlink"/>
            <w:rFonts w:cs="Times New Roman"/>
            <w:noProof/>
          </w:rPr>
          <w:t>2.1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0"/>
            <w:sz w:val="22"/>
            <w:szCs w:val="22"/>
          </w:rPr>
          <w:tab/>
        </w:r>
        <w:r w:rsidRPr="00031772">
          <w:rPr>
            <w:rStyle w:val="Hyperlink"/>
            <w:rFonts w:cs="Times New Roman"/>
            <w:noProof/>
          </w:rPr>
          <w:t>Hệ điều hành Android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_Toc211945359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697" w:author="user" w:date="2025-10-21T13:22:00Z">
        <w:r>
          <w:rPr>
            <w:noProof/>
            <w:webHidden/>
          </w:rPr>
          <w:t>1-2</w:t>
        </w:r>
        <w:r>
          <w:rPr>
            <w:noProof/>
            <w:webHidden/>
          </w:rPr>
          <w:fldChar w:fldCharType="end"/>
        </w:r>
        <w:r w:rsidRPr="00031772">
          <w:rPr>
            <w:rStyle w:val="Hyperlink"/>
            <w:noProof/>
          </w:rPr>
          <w:fldChar w:fldCharType="end"/>
        </w:r>
      </w:ins>
    </w:p>
    <w:p w:rsidR="00BD5A21" w:rsidRDefault="00BD5A21">
      <w:pPr>
        <w:pStyle w:val="TOC3"/>
        <w:tabs>
          <w:tab w:val="left" w:pos="1320"/>
          <w:tab w:val="right" w:leader="dot" w:pos="9350"/>
        </w:tabs>
        <w:rPr>
          <w:ins w:id="698" w:author="user" w:date="2025-10-21T13:22:00Z"/>
          <w:rFonts w:asciiTheme="minorHAnsi" w:eastAsiaTheme="minorEastAsia" w:hAnsiTheme="minorHAnsi" w:cstheme="minorBidi"/>
          <w:b w:val="0"/>
          <w:i w:val="0"/>
          <w:noProof/>
          <w:kern w:val="0"/>
          <w:sz w:val="22"/>
          <w:szCs w:val="22"/>
          <w14:ligatures w14:val="none"/>
        </w:rPr>
      </w:pPr>
      <w:ins w:id="699" w:author="user" w:date="2025-10-21T13:22:00Z">
        <w:r w:rsidRPr="00031772">
          <w:rPr>
            <w:rStyle w:val="Hyperlink"/>
            <w:noProof/>
          </w:rPr>
          <w:fldChar w:fldCharType="begin"/>
        </w:r>
        <w:r w:rsidRPr="00031772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"_Toc211945361"</w:instrText>
        </w:r>
        <w:r w:rsidRPr="00031772">
          <w:rPr>
            <w:rStyle w:val="Hyperlink"/>
            <w:noProof/>
          </w:rPr>
          <w:instrText xml:space="preserve"> </w:instrText>
        </w:r>
        <w:r w:rsidRPr="00031772">
          <w:rPr>
            <w:rStyle w:val="Hyperlink"/>
            <w:noProof/>
          </w:rPr>
        </w:r>
        <w:r w:rsidRPr="00031772">
          <w:rPr>
            <w:rStyle w:val="Hyperlink"/>
            <w:noProof/>
          </w:rPr>
          <w:fldChar w:fldCharType="separate"/>
        </w:r>
        <w:r w:rsidRPr="00031772">
          <w:rPr>
            <w:rStyle w:val="Hyperlink"/>
            <w:rFonts w:cs="Times New Roman"/>
            <w:noProof/>
          </w:rPr>
          <w:t>2.1.1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0"/>
            <w:sz w:val="22"/>
            <w:szCs w:val="22"/>
            <w14:ligatures w14:val="none"/>
          </w:rPr>
          <w:tab/>
        </w:r>
        <w:r w:rsidRPr="00031772">
          <w:rPr>
            <w:rStyle w:val="Hyperlink"/>
            <w:rFonts w:cs="Times New Roman"/>
            <w:noProof/>
          </w:rPr>
          <w:t>Lịch sử phát triển Android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_Toc211945361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700" w:author="user" w:date="2025-10-21T13:22:00Z">
        <w:r>
          <w:rPr>
            <w:noProof/>
            <w:webHidden/>
          </w:rPr>
          <w:t>1-2</w:t>
        </w:r>
        <w:r>
          <w:rPr>
            <w:noProof/>
            <w:webHidden/>
          </w:rPr>
          <w:fldChar w:fldCharType="end"/>
        </w:r>
        <w:r w:rsidRPr="00031772">
          <w:rPr>
            <w:rStyle w:val="Hyperlink"/>
            <w:noProof/>
          </w:rPr>
          <w:fldChar w:fldCharType="end"/>
        </w:r>
      </w:ins>
    </w:p>
    <w:p w:rsidR="00BD5A21" w:rsidRDefault="00BD5A21">
      <w:pPr>
        <w:pStyle w:val="TOC3"/>
        <w:tabs>
          <w:tab w:val="left" w:pos="1320"/>
          <w:tab w:val="right" w:leader="dot" w:pos="9350"/>
        </w:tabs>
        <w:rPr>
          <w:ins w:id="701" w:author="user" w:date="2025-10-21T13:22:00Z"/>
          <w:rFonts w:asciiTheme="minorHAnsi" w:eastAsiaTheme="minorEastAsia" w:hAnsiTheme="minorHAnsi" w:cstheme="minorBidi"/>
          <w:b w:val="0"/>
          <w:i w:val="0"/>
          <w:noProof/>
          <w:kern w:val="0"/>
          <w:sz w:val="22"/>
          <w:szCs w:val="22"/>
          <w14:ligatures w14:val="none"/>
        </w:rPr>
      </w:pPr>
      <w:ins w:id="702" w:author="user" w:date="2025-10-21T13:22:00Z">
        <w:r w:rsidRPr="00031772">
          <w:rPr>
            <w:rStyle w:val="Hyperlink"/>
            <w:noProof/>
          </w:rPr>
          <w:fldChar w:fldCharType="begin"/>
        </w:r>
        <w:r w:rsidRPr="00031772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"_Toc211945362"</w:instrText>
        </w:r>
        <w:r w:rsidRPr="00031772">
          <w:rPr>
            <w:rStyle w:val="Hyperlink"/>
            <w:noProof/>
          </w:rPr>
          <w:instrText xml:space="preserve"> </w:instrText>
        </w:r>
        <w:r w:rsidRPr="00031772">
          <w:rPr>
            <w:rStyle w:val="Hyperlink"/>
            <w:noProof/>
          </w:rPr>
        </w:r>
        <w:r w:rsidRPr="00031772">
          <w:rPr>
            <w:rStyle w:val="Hyperlink"/>
            <w:noProof/>
          </w:rPr>
          <w:fldChar w:fldCharType="separate"/>
        </w:r>
        <w:r w:rsidRPr="00031772">
          <w:rPr>
            <w:rStyle w:val="Hyperlink"/>
            <w:noProof/>
            <w:lang w:val="vi-VN"/>
          </w:rPr>
          <w:t>2.1.2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0"/>
            <w:sz w:val="22"/>
            <w:szCs w:val="22"/>
            <w14:ligatures w14:val="none"/>
          </w:rPr>
          <w:tab/>
        </w:r>
        <w:r w:rsidRPr="00031772">
          <w:rPr>
            <w:rStyle w:val="Hyperlink"/>
            <w:noProof/>
            <w:lang w:val="vi-VN"/>
          </w:rPr>
          <w:t>Tính năng mở của Android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_Toc211945362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703" w:author="user" w:date="2025-10-21T13:22:00Z">
        <w:r>
          <w:rPr>
            <w:noProof/>
            <w:webHidden/>
          </w:rPr>
          <w:t>1-2</w:t>
        </w:r>
        <w:r>
          <w:rPr>
            <w:noProof/>
            <w:webHidden/>
          </w:rPr>
          <w:fldChar w:fldCharType="end"/>
        </w:r>
        <w:r w:rsidRPr="00031772">
          <w:rPr>
            <w:rStyle w:val="Hyperlink"/>
            <w:noProof/>
          </w:rPr>
          <w:fldChar w:fldCharType="end"/>
        </w:r>
      </w:ins>
    </w:p>
    <w:p w:rsidR="00BD5A21" w:rsidRDefault="00BD5A21">
      <w:pPr>
        <w:pStyle w:val="TOC2"/>
        <w:tabs>
          <w:tab w:val="left" w:pos="880"/>
          <w:tab w:val="right" w:leader="dot" w:pos="9350"/>
        </w:tabs>
        <w:rPr>
          <w:ins w:id="704" w:author="user" w:date="2025-10-21T13:22:00Z"/>
          <w:rFonts w:asciiTheme="minorHAnsi" w:eastAsiaTheme="minorEastAsia" w:hAnsiTheme="minorHAnsi" w:cstheme="minorBidi"/>
          <w:b w:val="0"/>
          <w:i w:val="0"/>
          <w:noProof/>
          <w:kern w:val="0"/>
          <w:sz w:val="22"/>
          <w:szCs w:val="22"/>
        </w:rPr>
      </w:pPr>
      <w:ins w:id="705" w:author="user" w:date="2025-10-21T13:22:00Z">
        <w:r w:rsidRPr="00031772">
          <w:rPr>
            <w:rStyle w:val="Hyperlink"/>
            <w:noProof/>
          </w:rPr>
          <w:fldChar w:fldCharType="begin"/>
        </w:r>
        <w:r w:rsidRPr="00031772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"_Toc211945363"</w:instrText>
        </w:r>
        <w:r w:rsidRPr="00031772">
          <w:rPr>
            <w:rStyle w:val="Hyperlink"/>
            <w:noProof/>
          </w:rPr>
          <w:instrText xml:space="preserve"> </w:instrText>
        </w:r>
        <w:r w:rsidRPr="00031772">
          <w:rPr>
            <w:rStyle w:val="Hyperlink"/>
            <w:noProof/>
          </w:rPr>
        </w:r>
        <w:r w:rsidRPr="00031772">
          <w:rPr>
            <w:rStyle w:val="Hyperlink"/>
            <w:noProof/>
          </w:rPr>
          <w:fldChar w:fldCharType="separate"/>
        </w:r>
        <w:r w:rsidRPr="00031772">
          <w:rPr>
            <w:rStyle w:val="Hyperlink"/>
            <w:noProof/>
            <w:lang w:val="vi-VN"/>
          </w:rPr>
          <w:t>2.2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0"/>
            <w:sz w:val="22"/>
            <w:szCs w:val="22"/>
          </w:rPr>
          <w:tab/>
        </w:r>
        <w:r w:rsidRPr="00031772">
          <w:rPr>
            <w:rStyle w:val="Hyperlink"/>
            <w:noProof/>
            <w:lang w:val="vi-VN"/>
          </w:rPr>
          <w:t>Firebase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_Toc211945363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706" w:author="user" w:date="2025-10-21T13:22:00Z">
        <w:r>
          <w:rPr>
            <w:noProof/>
            <w:webHidden/>
          </w:rPr>
          <w:t>1-2</w:t>
        </w:r>
        <w:r>
          <w:rPr>
            <w:noProof/>
            <w:webHidden/>
          </w:rPr>
          <w:fldChar w:fldCharType="end"/>
        </w:r>
        <w:r w:rsidRPr="00031772">
          <w:rPr>
            <w:rStyle w:val="Hyperlink"/>
            <w:noProof/>
          </w:rPr>
          <w:fldChar w:fldCharType="end"/>
        </w:r>
      </w:ins>
    </w:p>
    <w:p w:rsidR="00BD5A21" w:rsidRDefault="00BD5A21">
      <w:pPr>
        <w:pStyle w:val="TOC3"/>
        <w:tabs>
          <w:tab w:val="left" w:pos="1320"/>
          <w:tab w:val="right" w:leader="dot" w:pos="9350"/>
        </w:tabs>
        <w:rPr>
          <w:ins w:id="707" w:author="user" w:date="2025-10-21T13:22:00Z"/>
          <w:rFonts w:asciiTheme="minorHAnsi" w:eastAsiaTheme="minorEastAsia" w:hAnsiTheme="minorHAnsi" w:cstheme="minorBidi"/>
          <w:b w:val="0"/>
          <w:i w:val="0"/>
          <w:noProof/>
          <w:kern w:val="0"/>
          <w:sz w:val="22"/>
          <w:szCs w:val="22"/>
          <w14:ligatures w14:val="none"/>
        </w:rPr>
      </w:pPr>
      <w:ins w:id="708" w:author="user" w:date="2025-10-21T13:22:00Z">
        <w:r w:rsidRPr="00031772">
          <w:rPr>
            <w:rStyle w:val="Hyperlink"/>
            <w:noProof/>
          </w:rPr>
          <w:fldChar w:fldCharType="begin"/>
        </w:r>
        <w:r w:rsidRPr="00031772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"_Toc211945364"</w:instrText>
        </w:r>
        <w:r w:rsidRPr="00031772">
          <w:rPr>
            <w:rStyle w:val="Hyperlink"/>
            <w:noProof/>
          </w:rPr>
          <w:instrText xml:space="preserve"> </w:instrText>
        </w:r>
        <w:r w:rsidRPr="00031772">
          <w:rPr>
            <w:rStyle w:val="Hyperlink"/>
            <w:noProof/>
          </w:rPr>
        </w:r>
        <w:r w:rsidRPr="00031772">
          <w:rPr>
            <w:rStyle w:val="Hyperlink"/>
            <w:noProof/>
          </w:rPr>
          <w:fldChar w:fldCharType="separate"/>
        </w:r>
        <w:r w:rsidRPr="00031772">
          <w:rPr>
            <w:rStyle w:val="Hyperlink"/>
            <w:noProof/>
            <w:lang w:val="vi-VN"/>
          </w:rPr>
          <w:t>2.2.1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0"/>
            <w:sz w:val="22"/>
            <w:szCs w:val="22"/>
            <w14:ligatures w14:val="none"/>
          </w:rPr>
          <w:tab/>
        </w:r>
        <w:r w:rsidRPr="00031772">
          <w:rPr>
            <w:rStyle w:val="Hyperlink"/>
            <w:noProof/>
            <w:lang w:val="vi-VN"/>
          </w:rPr>
          <w:t>Lịch sử phát triển Firebase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_Toc211945364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709" w:author="user" w:date="2025-10-21T13:22:00Z">
        <w:r>
          <w:rPr>
            <w:noProof/>
            <w:webHidden/>
          </w:rPr>
          <w:t>1-2</w:t>
        </w:r>
        <w:r>
          <w:rPr>
            <w:noProof/>
            <w:webHidden/>
          </w:rPr>
          <w:fldChar w:fldCharType="end"/>
        </w:r>
        <w:r w:rsidRPr="00031772">
          <w:rPr>
            <w:rStyle w:val="Hyperlink"/>
            <w:noProof/>
          </w:rPr>
          <w:fldChar w:fldCharType="end"/>
        </w:r>
      </w:ins>
    </w:p>
    <w:p w:rsidR="00BD5A21" w:rsidRDefault="00BD5A21">
      <w:pPr>
        <w:pStyle w:val="TOC3"/>
        <w:tabs>
          <w:tab w:val="left" w:pos="1320"/>
          <w:tab w:val="right" w:leader="dot" w:pos="9350"/>
        </w:tabs>
        <w:rPr>
          <w:ins w:id="710" w:author="user" w:date="2025-10-21T13:22:00Z"/>
          <w:rFonts w:asciiTheme="minorHAnsi" w:eastAsiaTheme="minorEastAsia" w:hAnsiTheme="minorHAnsi" w:cstheme="minorBidi"/>
          <w:b w:val="0"/>
          <w:i w:val="0"/>
          <w:noProof/>
          <w:kern w:val="0"/>
          <w:sz w:val="22"/>
          <w:szCs w:val="22"/>
          <w14:ligatures w14:val="none"/>
        </w:rPr>
      </w:pPr>
      <w:ins w:id="711" w:author="user" w:date="2025-10-21T13:22:00Z">
        <w:r w:rsidRPr="00031772">
          <w:rPr>
            <w:rStyle w:val="Hyperlink"/>
            <w:noProof/>
          </w:rPr>
          <w:fldChar w:fldCharType="begin"/>
        </w:r>
        <w:r w:rsidRPr="00031772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"_Toc211945366"</w:instrText>
        </w:r>
        <w:r w:rsidRPr="00031772">
          <w:rPr>
            <w:rStyle w:val="Hyperlink"/>
            <w:noProof/>
          </w:rPr>
          <w:instrText xml:space="preserve"> </w:instrText>
        </w:r>
        <w:r w:rsidRPr="00031772">
          <w:rPr>
            <w:rStyle w:val="Hyperlink"/>
            <w:noProof/>
          </w:rPr>
        </w:r>
        <w:r w:rsidRPr="00031772">
          <w:rPr>
            <w:rStyle w:val="Hyperlink"/>
            <w:noProof/>
          </w:rPr>
          <w:fldChar w:fldCharType="separate"/>
        </w:r>
        <w:r w:rsidRPr="00031772">
          <w:rPr>
            <w:rStyle w:val="Hyperlink"/>
            <w:noProof/>
            <w:lang w:val="vi-VN"/>
          </w:rPr>
          <w:t>2.2.2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0"/>
            <w:sz w:val="22"/>
            <w:szCs w:val="22"/>
            <w14:ligatures w14:val="none"/>
          </w:rPr>
          <w:tab/>
        </w:r>
        <w:r w:rsidRPr="00031772">
          <w:rPr>
            <w:rStyle w:val="Hyperlink"/>
            <w:noProof/>
            <w:lang w:val="vi-VN"/>
          </w:rPr>
          <w:t>Các dịch vụ Firebase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_Toc211945366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712" w:author="user" w:date="2025-10-21T13:22:00Z">
        <w:r>
          <w:rPr>
            <w:noProof/>
            <w:webHidden/>
          </w:rPr>
          <w:t>1-2</w:t>
        </w:r>
        <w:r>
          <w:rPr>
            <w:noProof/>
            <w:webHidden/>
          </w:rPr>
          <w:fldChar w:fldCharType="end"/>
        </w:r>
        <w:r w:rsidRPr="00031772">
          <w:rPr>
            <w:rStyle w:val="Hyperlink"/>
            <w:noProof/>
          </w:rPr>
          <w:fldChar w:fldCharType="end"/>
        </w:r>
      </w:ins>
    </w:p>
    <w:p w:rsidR="00BD5A21" w:rsidRDefault="00BD5A21">
      <w:pPr>
        <w:pStyle w:val="TOC2"/>
        <w:tabs>
          <w:tab w:val="left" w:pos="880"/>
          <w:tab w:val="right" w:leader="dot" w:pos="9350"/>
        </w:tabs>
        <w:rPr>
          <w:ins w:id="713" w:author="user" w:date="2025-10-21T13:22:00Z"/>
          <w:rFonts w:asciiTheme="minorHAnsi" w:eastAsiaTheme="minorEastAsia" w:hAnsiTheme="minorHAnsi" w:cstheme="minorBidi"/>
          <w:b w:val="0"/>
          <w:i w:val="0"/>
          <w:noProof/>
          <w:kern w:val="0"/>
          <w:sz w:val="22"/>
          <w:szCs w:val="22"/>
        </w:rPr>
      </w:pPr>
      <w:ins w:id="714" w:author="user" w:date="2025-10-21T13:22:00Z">
        <w:r w:rsidRPr="00031772">
          <w:rPr>
            <w:rStyle w:val="Hyperlink"/>
            <w:noProof/>
          </w:rPr>
          <w:fldChar w:fldCharType="begin"/>
        </w:r>
        <w:r w:rsidRPr="00031772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"_Toc211945367"</w:instrText>
        </w:r>
        <w:r w:rsidRPr="00031772">
          <w:rPr>
            <w:rStyle w:val="Hyperlink"/>
            <w:noProof/>
          </w:rPr>
          <w:instrText xml:space="preserve"> </w:instrText>
        </w:r>
        <w:r w:rsidRPr="00031772">
          <w:rPr>
            <w:rStyle w:val="Hyperlink"/>
            <w:noProof/>
          </w:rPr>
        </w:r>
        <w:r w:rsidRPr="00031772">
          <w:rPr>
            <w:rStyle w:val="Hyperlink"/>
            <w:noProof/>
          </w:rPr>
          <w:fldChar w:fldCharType="separate"/>
        </w:r>
        <w:r w:rsidRPr="00031772">
          <w:rPr>
            <w:rStyle w:val="Hyperlink"/>
            <w:noProof/>
            <w:lang w:val="vi-VN"/>
          </w:rPr>
          <w:t>2.3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0"/>
            <w:sz w:val="22"/>
            <w:szCs w:val="22"/>
          </w:rPr>
          <w:tab/>
        </w:r>
        <w:r w:rsidRPr="00031772">
          <w:rPr>
            <w:rStyle w:val="Hyperlink"/>
            <w:noProof/>
            <w:lang w:val="vi-VN"/>
          </w:rPr>
          <w:t>Tìm hiểu về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_Toc211945367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715" w:author="user" w:date="2025-10-21T13:22:00Z">
        <w:r>
          <w:rPr>
            <w:noProof/>
            <w:webHidden/>
          </w:rPr>
          <w:t>1-2</w:t>
        </w:r>
        <w:r>
          <w:rPr>
            <w:noProof/>
            <w:webHidden/>
          </w:rPr>
          <w:fldChar w:fldCharType="end"/>
        </w:r>
        <w:r w:rsidRPr="00031772">
          <w:rPr>
            <w:rStyle w:val="Hyperlink"/>
            <w:noProof/>
          </w:rPr>
          <w:fldChar w:fldCharType="end"/>
        </w:r>
      </w:ins>
    </w:p>
    <w:p w:rsidR="00BD5A21" w:rsidRDefault="00BD5A21">
      <w:pPr>
        <w:pStyle w:val="TOC3"/>
        <w:tabs>
          <w:tab w:val="left" w:pos="1320"/>
          <w:tab w:val="right" w:leader="dot" w:pos="9350"/>
        </w:tabs>
        <w:rPr>
          <w:ins w:id="716" w:author="user" w:date="2025-10-21T13:22:00Z"/>
          <w:rFonts w:asciiTheme="minorHAnsi" w:eastAsiaTheme="minorEastAsia" w:hAnsiTheme="minorHAnsi" w:cstheme="minorBidi"/>
          <w:b w:val="0"/>
          <w:i w:val="0"/>
          <w:noProof/>
          <w:kern w:val="0"/>
          <w:sz w:val="22"/>
          <w:szCs w:val="22"/>
          <w14:ligatures w14:val="none"/>
        </w:rPr>
      </w:pPr>
      <w:ins w:id="717" w:author="user" w:date="2025-10-21T13:22:00Z">
        <w:r w:rsidRPr="00031772">
          <w:rPr>
            <w:rStyle w:val="Hyperlink"/>
            <w:noProof/>
          </w:rPr>
          <w:fldChar w:fldCharType="begin"/>
        </w:r>
        <w:r w:rsidRPr="00031772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"_Toc211945368"</w:instrText>
        </w:r>
        <w:r w:rsidRPr="00031772">
          <w:rPr>
            <w:rStyle w:val="Hyperlink"/>
            <w:noProof/>
          </w:rPr>
          <w:instrText xml:space="preserve"> </w:instrText>
        </w:r>
        <w:r w:rsidRPr="00031772">
          <w:rPr>
            <w:rStyle w:val="Hyperlink"/>
            <w:noProof/>
          </w:rPr>
        </w:r>
        <w:r w:rsidRPr="00031772">
          <w:rPr>
            <w:rStyle w:val="Hyperlink"/>
            <w:noProof/>
          </w:rPr>
          <w:fldChar w:fldCharType="separate"/>
        </w:r>
        <w:r w:rsidRPr="00031772">
          <w:rPr>
            <w:rStyle w:val="Hyperlink"/>
            <w:noProof/>
            <w:lang w:val="vi-VN"/>
          </w:rPr>
          <w:t>2.3.1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0"/>
            <w:sz w:val="22"/>
            <w:szCs w:val="22"/>
            <w14:ligatures w14:val="none"/>
          </w:rPr>
          <w:tab/>
        </w:r>
        <w:r w:rsidRPr="00031772">
          <w:rPr>
            <w:rStyle w:val="Hyperlink"/>
            <w:noProof/>
            <w:lang w:val="vi-VN"/>
          </w:rPr>
          <w:t>Khái niệm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_Toc211945368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718" w:author="user" w:date="2025-10-21T13:22:00Z">
        <w:r>
          <w:rPr>
            <w:noProof/>
            <w:webHidden/>
          </w:rPr>
          <w:t>1-2</w:t>
        </w:r>
        <w:r>
          <w:rPr>
            <w:noProof/>
            <w:webHidden/>
          </w:rPr>
          <w:fldChar w:fldCharType="end"/>
        </w:r>
        <w:r w:rsidRPr="00031772">
          <w:rPr>
            <w:rStyle w:val="Hyperlink"/>
            <w:noProof/>
          </w:rPr>
          <w:fldChar w:fldCharType="end"/>
        </w:r>
      </w:ins>
    </w:p>
    <w:p w:rsidR="00BD5A21" w:rsidRDefault="00BD5A21">
      <w:pPr>
        <w:pStyle w:val="TOC3"/>
        <w:tabs>
          <w:tab w:val="left" w:pos="1320"/>
          <w:tab w:val="right" w:leader="dot" w:pos="9350"/>
        </w:tabs>
        <w:rPr>
          <w:ins w:id="719" w:author="user" w:date="2025-10-21T13:22:00Z"/>
          <w:rFonts w:asciiTheme="minorHAnsi" w:eastAsiaTheme="minorEastAsia" w:hAnsiTheme="minorHAnsi" w:cstheme="minorBidi"/>
          <w:b w:val="0"/>
          <w:i w:val="0"/>
          <w:noProof/>
          <w:kern w:val="0"/>
          <w:sz w:val="22"/>
          <w:szCs w:val="22"/>
          <w14:ligatures w14:val="none"/>
        </w:rPr>
      </w:pPr>
      <w:ins w:id="720" w:author="user" w:date="2025-10-21T13:22:00Z">
        <w:r w:rsidRPr="00031772">
          <w:rPr>
            <w:rStyle w:val="Hyperlink"/>
            <w:noProof/>
          </w:rPr>
          <w:fldChar w:fldCharType="begin"/>
        </w:r>
        <w:r w:rsidRPr="00031772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"_Toc211945369"</w:instrText>
        </w:r>
        <w:r w:rsidRPr="00031772">
          <w:rPr>
            <w:rStyle w:val="Hyperlink"/>
            <w:noProof/>
          </w:rPr>
          <w:instrText xml:space="preserve"> </w:instrText>
        </w:r>
        <w:r w:rsidRPr="00031772">
          <w:rPr>
            <w:rStyle w:val="Hyperlink"/>
            <w:noProof/>
          </w:rPr>
        </w:r>
        <w:r w:rsidRPr="00031772">
          <w:rPr>
            <w:rStyle w:val="Hyperlink"/>
            <w:noProof/>
          </w:rPr>
          <w:fldChar w:fldCharType="separate"/>
        </w:r>
        <w:r w:rsidRPr="00031772">
          <w:rPr>
            <w:rStyle w:val="Hyperlink"/>
            <w:noProof/>
            <w:lang w:val="vi-VN"/>
          </w:rPr>
          <w:t>2.3.2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0"/>
            <w:sz w:val="22"/>
            <w:szCs w:val="22"/>
            <w14:ligatures w14:val="none"/>
          </w:rPr>
          <w:tab/>
        </w:r>
        <w:r w:rsidRPr="00031772">
          <w:rPr>
            <w:rStyle w:val="Hyperlink"/>
            <w:noProof/>
            <w:lang w:val="vi-VN"/>
          </w:rPr>
          <w:t>Phân loại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_Toc211945369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721" w:author="user" w:date="2025-10-21T13:22:00Z">
        <w:r>
          <w:rPr>
            <w:noProof/>
            <w:webHidden/>
          </w:rPr>
          <w:t>1-2</w:t>
        </w:r>
        <w:r>
          <w:rPr>
            <w:noProof/>
            <w:webHidden/>
          </w:rPr>
          <w:fldChar w:fldCharType="end"/>
        </w:r>
        <w:r w:rsidRPr="00031772">
          <w:rPr>
            <w:rStyle w:val="Hyperlink"/>
            <w:noProof/>
          </w:rPr>
          <w:fldChar w:fldCharType="end"/>
        </w:r>
      </w:ins>
    </w:p>
    <w:p w:rsidR="00BD5A21" w:rsidRDefault="00BD5A21">
      <w:pPr>
        <w:pStyle w:val="TOC1"/>
        <w:tabs>
          <w:tab w:val="left" w:pos="1924"/>
          <w:tab w:val="right" w:leader="dot" w:pos="9350"/>
        </w:tabs>
        <w:rPr>
          <w:ins w:id="722" w:author="user" w:date="2025-10-21T13:22:00Z"/>
          <w:rFonts w:asciiTheme="minorHAnsi" w:eastAsiaTheme="minorEastAsia" w:hAnsiTheme="minorHAnsi" w:cstheme="minorBidi"/>
          <w:b w:val="0"/>
          <w:caps w:val="0"/>
          <w:noProof/>
          <w:kern w:val="0"/>
          <w:sz w:val="22"/>
          <w:szCs w:val="22"/>
          <w14:ligatures w14:val="none"/>
        </w:rPr>
      </w:pPr>
      <w:ins w:id="723" w:author="user" w:date="2025-10-21T13:22:00Z">
        <w:r w:rsidRPr="00031772">
          <w:rPr>
            <w:rStyle w:val="Hyperlink"/>
            <w:noProof/>
          </w:rPr>
          <w:fldChar w:fldCharType="begin"/>
        </w:r>
        <w:r w:rsidRPr="00031772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"_Toc211945370"</w:instrText>
        </w:r>
        <w:r w:rsidRPr="00031772">
          <w:rPr>
            <w:rStyle w:val="Hyperlink"/>
            <w:noProof/>
          </w:rPr>
          <w:instrText xml:space="preserve"> </w:instrText>
        </w:r>
        <w:r w:rsidRPr="00031772">
          <w:rPr>
            <w:rStyle w:val="Hyperlink"/>
            <w:noProof/>
          </w:rPr>
        </w:r>
        <w:r w:rsidRPr="00031772">
          <w:rPr>
            <w:rStyle w:val="Hyperlink"/>
            <w:noProof/>
          </w:rPr>
          <w:fldChar w:fldCharType="separate"/>
        </w:r>
        <w:r w:rsidRPr="00031772">
          <w:rPr>
            <w:rStyle w:val="Hyperlink"/>
            <w:noProof/>
          </w:rPr>
          <w:t>CHƯƠNG 3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kern w:val="0"/>
            <w:sz w:val="22"/>
            <w:szCs w:val="22"/>
            <w14:ligatures w14:val="none"/>
          </w:rPr>
          <w:tab/>
        </w:r>
        <w:r w:rsidRPr="00031772">
          <w:rPr>
            <w:rStyle w:val="Hyperlink"/>
            <w:noProof/>
          </w:rPr>
          <w:t>NỘI DUNG VÀ KẾT QUẢ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_Toc211945370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724" w:author="user" w:date="2025-10-21T13:22:00Z">
        <w:r>
          <w:rPr>
            <w:noProof/>
            <w:webHidden/>
          </w:rPr>
          <w:t>1-3</w:t>
        </w:r>
        <w:r>
          <w:rPr>
            <w:noProof/>
            <w:webHidden/>
          </w:rPr>
          <w:fldChar w:fldCharType="end"/>
        </w:r>
        <w:r w:rsidRPr="00031772">
          <w:rPr>
            <w:rStyle w:val="Hyperlink"/>
            <w:noProof/>
          </w:rPr>
          <w:fldChar w:fldCharType="end"/>
        </w:r>
      </w:ins>
    </w:p>
    <w:p w:rsidR="00BD5A21" w:rsidRDefault="00BD5A21">
      <w:pPr>
        <w:pStyle w:val="TOC2"/>
        <w:tabs>
          <w:tab w:val="left" w:pos="880"/>
          <w:tab w:val="right" w:leader="dot" w:pos="9350"/>
        </w:tabs>
        <w:rPr>
          <w:ins w:id="725" w:author="user" w:date="2025-10-21T13:22:00Z"/>
          <w:rFonts w:asciiTheme="minorHAnsi" w:eastAsiaTheme="minorEastAsia" w:hAnsiTheme="minorHAnsi" w:cstheme="minorBidi"/>
          <w:b w:val="0"/>
          <w:i w:val="0"/>
          <w:noProof/>
          <w:kern w:val="0"/>
          <w:sz w:val="22"/>
          <w:szCs w:val="22"/>
        </w:rPr>
      </w:pPr>
      <w:ins w:id="726" w:author="user" w:date="2025-10-21T13:22:00Z">
        <w:r w:rsidRPr="00031772">
          <w:rPr>
            <w:rStyle w:val="Hyperlink"/>
            <w:noProof/>
          </w:rPr>
          <w:fldChar w:fldCharType="begin"/>
        </w:r>
        <w:r w:rsidRPr="00031772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"_Toc211945371"</w:instrText>
        </w:r>
        <w:r w:rsidRPr="00031772">
          <w:rPr>
            <w:rStyle w:val="Hyperlink"/>
            <w:noProof/>
          </w:rPr>
          <w:instrText xml:space="preserve"> </w:instrText>
        </w:r>
        <w:r w:rsidRPr="00031772">
          <w:rPr>
            <w:rStyle w:val="Hyperlink"/>
            <w:noProof/>
          </w:rPr>
        </w:r>
        <w:r w:rsidRPr="00031772">
          <w:rPr>
            <w:rStyle w:val="Hyperlink"/>
            <w:noProof/>
          </w:rPr>
          <w:fldChar w:fldCharType="separate"/>
        </w:r>
        <w:r w:rsidRPr="00031772">
          <w:rPr>
            <w:rStyle w:val="Hyperlink"/>
            <w:noProof/>
            <w:lang w:val="vi-VN"/>
          </w:rPr>
          <w:t>3.1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0"/>
            <w:sz w:val="22"/>
            <w:szCs w:val="22"/>
          </w:rPr>
          <w:tab/>
        </w:r>
        <w:r w:rsidRPr="00031772">
          <w:rPr>
            <w:rStyle w:val="Hyperlink"/>
            <w:noProof/>
            <w:lang w:val="vi-VN"/>
          </w:rPr>
          <w:t>Đặc tả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_Toc211945371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727" w:author="user" w:date="2025-10-21T13:22:00Z">
        <w:r>
          <w:rPr>
            <w:noProof/>
            <w:webHidden/>
          </w:rPr>
          <w:t>1-3</w:t>
        </w:r>
        <w:r>
          <w:rPr>
            <w:noProof/>
            <w:webHidden/>
          </w:rPr>
          <w:fldChar w:fldCharType="end"/>
        </w:r>
        <w:r w:rsidRPr="00031772">
          <w:rPr>
            <w:rStyle w:val="Hyperlink"/>
            <w:noProof/>
          </w:rPr>
          <w:fldChar w:fldCharType="end"/>
        </w:r>
      </w:ins>
    </w:p>
    <w:p w:rsidR="00BD5A21" w:rsidRDefault="00BD5A21">
      <w:pPr>
        <w:pStyle w:val="TOC3"/>
        <w:tabs>
          <w:tab w:val="left" w:pos="1320"/>
          <w:tab w:val="right" w:leader="dot" w:pos="9350"/>
        </w:tabs>
        <w:rPr>
          <w:ins w:id="728" w:author="user" w:date="2025-10-21T13:22:00Z"/>
          <w:rFonts w:asciiTheme="minorHAnsi" w:eastAsiaTheme="minorEastAsia" w:hAnsiTheme="minorHAnsi" w:cstheme="minorBidi"/>
          <w:b w:val="0"/>
          <w:i w:val="0"/>
          <w:noProof/>
          <w:kern w:val="0"/>
          <w:sz w:val="22"/>
          <w:szCs w:val="22"/>
          <w14:ligatures w14:val="none"/>
        </w:rPr>
      </w:pPr>
      <w:ins w:id="729" w:author="user" w:date="2025-10-21T13:22:00Z">
        <w:r w:rsidRPr="00031772">
          <w:rPr>
            <w:rStyle w:val="Hyperlink"/>
            <w:noProof/>
          </w:rPr>
          <w:fldChar w:fldCharType="begin"/>
        </w:r>
        <w:r w:rsidRPr="00031772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"_Toc211945372"</w:instrText>
        </w:r>
        <w:r w:rsidRPr="00031772">
          <w:rPr>
            <w:rStyle w:val="Hyperlink"/>
            <w:noProof/>
          </w:rPr>
          <w:instrText xml:space="preserve"> </w:instrText>
        </w:r>
        <w:r w:rsidRPr="00031772">
          <w:rPr>
            <w:rStyle w:val="Hyperlink"/>
            <w:noProof/>
          </w:rPr>
        </w:r>
        <w:r w:rsidRPr="00031772">
          <w:rPr>
            <w:rStyle w:val="Hyperlink"/>
            <w:noProof/>
          </w:rPr>
          <w:fldChar w:fldCharType="separate"/>
        </w:r>
        <w:r w:rsidRPr="00031772">
          <w:rPr>
            <w:rStyle w:val="Hyperlink"/>
            <w:noProof/>
            <w:lang w:val="vi-VN"/>
          </w:rPr>
          <w:t>3.1.1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0"/>
            <w:sz w:val="22"/>
            <w:szCs w:val="22"/>
            <w14:ligatures w14:val="none"/>
          </w:rPr>
          <w:tab/>
        </w:r>
        <w:r w:rsidRPr="00031772">
          <w:rPr>
            <w:rStyle w:val="Hyperlink"/>
            <w:noProof/>
            <w:lang w:val="vi-VN"/>
          </w:rPr>
          <w:t>Đối tượng quản trị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_Toc211945372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730" w:author="user" w:date="2025-10-21T13:22:00Z">
        <w:r>
          <w:rPr>
            <w:noProof/>
            <w:webHidden/>
          </w:rPr>
          <w:t>1-3</w:t>
        </w:r>
        <w:r>
          <w:rPr>
            <w:noProof/>
            <w:webHidden/>
          </w:rPr>
          <w:fldChar w:fldCharType="end"/>
        </w:r>
        <w:r w:rsidRPr="00031772">
          <w:rPr>
            <w:rStyle w:val="Hyperlink"/>
            <w:noProof/>
          </w:rPr>
          <w:fldChar w:fldCharType="end"/>
        </w:r>
      </w:ins>
    </w:p>
    <w:p w:rsidR="00BD5A21" w:rsidRDefault="00BD5A21">
      <w:pPr>
        <w:pStyle w:val="TOC3"/>
        <w:tabs>
          <w:tab w:val="left" w:pos="1320"/>
          <w:tab w:val="right" w:leader="dot" w:pos="9350"/>
        </w:tabs>
        <w:rPr>
          <w:ins w:id="731" w:author="user" w:date="2025-10-21T13:22:00Z"/>
          <w:rFonts w:asciiTheme="minorHAnsi" w:eastAsiaTheme="minorEastAsia" w:hAnsiTheme="minorHAnsi" w:cstheme="minorBidi"/>
          <w:b w:val="0"/>
          <w:i w:val="0"/>
          <w:noProof/>
          <w:kern w:val="0"/>
          <w:sz w:val="22"/>
          <w:szCs w:val="22"/>
          <w14:ligatures w14:val="none"/>
        </w:rPr>
      </w:pPr>
      <w:ins w:id="732" w:author="user" w:date="2025-10-21T13:22:00Z">
        <w:r w:rsidRPr="00031772">
          <w:rPr>
            <w:rStyle w:val="Hyperlink"/>
            <w:noProof/>
          </w:rPr>
          <w:fldChar w:fldCharType="begin"/>
        </w:r>
        <w:r w:rsidRPr="00031772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"_Toc211945373"</w:instrText>
        </w:r>
        <w:r w:rsidRPr="00031772">
          <w:rPr>
            <w:rStyle w:val="Hyperlink"/>
            <w:noProof/>
          </w:rPr>
          <w:instrText xml:space="preserve"> </w:instrText>
        </w:r>
        <w:r w:rsidRPr="00031772">
          <w:rPr>
            <w:rStyle w:val="Hyperlink"/>
            <w:noProof/>
          </w:rPr>
        </w:r>
        <w:r w:rsidRPr="00031772">
          <w:rPr>
            <w:rStyle w:val="Hyperlink"/>
            <w:noProof/>
          </w:rPr>
          <w:fldChar w:fldCharType="separate"/>
        </w:r>
        <w:r w:rsidRPr="00031772">
          <w:rPr>
            <w:rStyle w:val="Hyperlink"/>
            <w:noProof/>
            <w:lang w:val="vi-VN"/>
          </w:rPr>
          <w:t>3.1.2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0"/>
            <w:sz w:val="22"/>
            <w:szCs w:val="22"/>
            <w14:ligatures w14:val="none"/>
          </w:rPr>
          <w:tab/>
        </w:r>
        <w:r w:rsidRPr="00031772">
          <w:rPr>
            <w:rStyle w:val="Hyperlink"/>
            <w:noProof/>
            <w:lang w:val="vi-VN"/>
          </w:rPr>
          <w:t>Đối tượng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_Toc211945373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733" w:author="user" w:date="2025-10-21T13:22:00Z">
        <w:r>
          <w:rPr>
            <w:noProof/>
            <w:webHidden/>
          </w:rPr>
          <w:t>1-3</w:t>
        </w:r>
        <w:r>
          <w:rPr>
            <w:noProof/>
            <w:webHidden/>
          </w:rPr>
          <w:fldChar w:fldCharType="end"/>
        </w:r>
        <w:r w:rsidRPr="00031772">
          <w:rPr>
            <w:rStyle w:val="Hyperlink"/>
            <w:noProof/>
          </w:rPr>
          <w:fldChar w:fldCharType="end"/>
        </w:r>
      </w:ins>
    </w:p>
    <w:p w:rsidR="00BD5A21" w:rsidRDefault="00BD5A21">
      <w:pPr>
        <w:pStyle w:val="TOC2"/>
        <w:tabs>
          <w:tab w:val="left" w:pos="880"/>
          <w:tab w:val="right" w:leader="dot" w:pos="9350"/>
        </w:tabs>
        <w:rPr>
          <w:ins w:id="734" w:author="user" w:date="2025-10-21T13:22:00Z"/>
          <w:rFonts w:asciiTheme="minorHAnsi" w:eastAsiaTheme="minorEastAsia" w:hAnsiTheme="minorHAnsi" w:cstheme="minorBidi"/>
          <w:b w:val="0"/>
          <w:i w:val="0"/>
          <w:noProof/>
          <w:kern w:val="0"/>
          <w:sz w:val="22"/>
          <w:szCs w:val="22"/>
        </w:rPr>
      </w:pPr>
      <w:ins w:id="735" w:author="user" w:date="2025-10-21T13:22:00Z">
        <w:r w:rsidRPr="00031772">
          <w:rPr>
            <w:rStyle w:val="Hyperlink"/>
            <w:noProof/>
          </w:rPr>
          <w:fldChar w:fldCharType="begin"/>
        </w:r>
        <w:r w:rsidRPr="00031772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"_Toc211945374"</w:instrText>
        </w:r>
        <w:r w:rsidRPr="00031772">
          <w:rPr>
            <w:rStyle w:val="Hyperlink"/>
            <w:noProof/>
          </w:rPr>
          <w:instrText xml:space="preserve"> </w:instrText>
        </w:r>
        <w:r w:rsidRPr="00031772">
          <w:rPr>
            <w:rStyle w:val="Hyperlink"/>
            <w:noProof/>
          </w:rPr>
        </w:r>
        <w:r w:rsidRPr="00031772">
          <w:rPr>
            <w:rStyle w:val="Hyperlink"/>
            <w:noProof/>
          </w:rPr>
          <w:fldChar w:fldCharType="separate"/>
        </w:r>
        <w:r w:rsidRPr="00031772">
          <w:rPr>
            <w:rStyle w:val="Hyperlink"/>
            <w:noProof/>
            <w:lang w:val="vi-VN"/>
          </w:rPr>
          <w:t>3.2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0"/>
            <w:sz w:val="22"/>
            <w:szCs w:val="22"/>
          </w:rPr>
          <w:tab/>
        </w:r>
        <w:r w:rsidRPr="00031772">
          <w:rPr>
            <w:rStyle w:val="Hyperlink"/>
            <w:noProof/>
            <w:lang w:val="vi-VN"/>
          </w:rPr>
          <w:t>Phân tích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_Toc211945374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736" w:author="user" w:date="2025-10-21T13:22:00Z">
        <w:r>
          <w:rPr>
            <w:noProof/>
            <w:webHidden/>
          </w:rPr>
          <w:t>1-3</w:t>
        </w:r>
        <w:r>
          <w:rPr>
            <w:noProof/>
            <w:webHidden/>
          </w:rPr>
          <w:fldChar w:fldCharType="end"/>
        </w:r>
        <w:r w:rsidRPr="00031772">
          <w:rPr>
            <w:rStyle w:val="Hyperlink"/>
            <w:noProof/>
          </w:rPr>
          <w:fldChar w:fldCharType="end"/>
        </w:r>
      </w:ins>
    </w:p>
    <w:p w:rsidR="00BD5A21" w:rsidRDefault="00BD5A21">
      <w:pPr>
        <w:pStyle w:val="TOC3"/>
        <w:tabs>
          <w:tab w:val="left" w:pos="1320"/>
          <w:tab w:val="right" w:leader="dot" w:pos="9350"/>
        </w:tabs>
        <w:rPr>
          <w:ins w:id="737" w:author="user" w:date="2025-10-21T13:22:00Z"/>
          <w:rFonts w:asciiTheme="minorHAnsi" w:eastAsiaTheme="minorEastAsia" w:hAnsiTheme="minorHAnsi" w:cstheme="minorBidi"/>
          <w:b w:val="0"/>
          <w:i w:val="0"/>
          <w:noProof/>
          <w:kern w:val="0"/>
          <w:sz w:val="22"/>
          <w:szCs w:val="22"/>
          <w14:ligatures w14:val="none"/>
        </w:rPr>
      </w:pPr>
      <w:ins w:id="738" w:author="user" w:date="2025-10-21T13:22:00Z">
        <w:r w:rsidRPr="00031772">
          <w:rPr>
            <w:rStyle w:val="Hyperlink"/>
            <w:noProof/>
          </w:rPr>
          <w:lastRenderedPageBreak/>
          <w:fldChar w:fldCharType="begin"/>
        </w:r>
        <w:r w:rsidRPr="00031772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"_Toc211945375"</w:instrText>
        </w:r>
        <w:r w:rsidRPr="00031772">
          <w:rPr>
            <w:rStyle w:val="Hyperlink"/>
            <w:noProof/>
          </w:rPr>
          <w:instrText xml:space="preserve"> </w:instrText>
        </w:r>
        <w:r w:rsidRPr="00031772">
          <w:rPr>
            <w:rStyle w:val="Hyperlink"/>
            <w:noProof/>
          </w:rPr>
        </w:r>
        <w:r w:rsidRPr="00031772">
          <w:rPr>
            <w:rStyle w:val="Hyperlink"/>
            <w:noProof/>
          </w:rPr>
          <w:fldChar w:fldCharType="separate"/>
        </w:r>
        <w:r w:rsidRPr="00031772">
          <w:rPr>
            <w:rStyle w:val="Hyperlink"/>
            <w:noProof/>
            <w:lang w:val="vi-VN"/>
          </w:rPr>
          <w:t>3.2.1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0"/>
            <w:sz w:val="22"/>
            <w:szCs w:val="22"/>
            <w14:ligatures w14:val="none"/>
          </w:rPr>
          <w:tab/>
        </w:r>
        <w:r w:rsidRPr="00031772">
          <w:rPr>
            <w:rStyle w:val="Hyperlink"/>
            <w:noProof/>
            <w:lang w:val="vi-VN"/>
          </w:rPr>
          <w:t>Yêu cầu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_Toc211945375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739" w:author="user" w:date="2025-10-21T13:22:00Z">
        <w:r>
          <w:rPr>
            <w:noProof/>
            <w:webHidden/>
          </w:rPr>
          <w:t>1-3</w:t>
        </w:r>
        <w:r>
          <w:rPr>
            <w:noProof/>
            <w:webHidden/>
          </w:rPr>
          <w:fldChar w:fldCharType="end"/>
        </w:r>
        <w:r w:rsidRPr="00031772">
          <w:rPr>
            <w:rStyle w:val="Hyperlink"/>
            <w:noProof/>
          </w:rPr>
          <w:fldChar w:fldCharType="end"/>
        </w:r>
      </w:ins>
    </w:p>
    <w:p w:rsidR="00BD5A21" w:rsidRDefault="00BD5A21">
      <w:pPr>
        <w:pStyle w:val="TOC3"/>
        <w:tabs>
          <w:tab w:val="left" w:pos="1320"/>
          <w:tab w:val="right" w:leader="dot" w:pos="9350"/>
        </w:tabs>
        <w:rPr>
          <w:ins w:id="740" w:author="user" w:date="2025-10-21T13:22:00Z"/>
          <w:rFonts w:asciiTheme="minorHAnsi" w:eastAsiaTheme="minorEastAsia" w:hAnsiTheme="minorHAnsi" w:cstheme="minorBidi"/>
          <w:b w:val="0"/>
          <w:i w:val="0"/>
          <w:noProof/>
          <w:kern w:val="0"/>
          <w:sz w:val="22"/>
          <w:szCs w:val="22"/>
          <w14:ligatures w14:val="none"/>
        </w:rPr>
      </w:pPr>
      <w:ins w:id="741" w:author="user" w:date="2025-10-21T13:22:00Z">
        <w:r w:rsidRPr="00031772">
          <w:rPr>
            <w:rStyle w:val="Hyperlink"/>
            <w:noProof/>
          </w:rPr>
          <w:fldChar w:fldCharType="begin"/>
        </w:r>
        <w:r w:rsidRPr="00031772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"_Toc211945376"</w:instrText>
        </w:r>
        <w:r w:rsidRPr="00031772">
          <w:rPr>
            <w:rStyle w:val="Hyperlink"/>
            <w:noProof/>
          </w:rPr>
          <w:instrText xml:space="preserve"> </w:instrText>
        </w:r>
        <w:r w:rsidRPr="00031772">
          <w:rPr>
            <w:rStyle w:val="Hyperlink"/>
            <w:noProof/>
          </w:rPr>
        </w:r>
        <w:r w:rsidRPr="00031772">
          <w:rPr>
            <w:rStyle w:val="Hyperlink"/>
            <w:noProof/>
          </w:rPr>
          <w:fldChar w:fldCharType="separate"/>
        </w:r>
        <w:r w:rsidRPr="00031772">
          <w:rPr>
            <w:rStyle w:val="Hyperlink"/>
            <w:noProof/>
            <w:lang w:val="vi-VN"/>
          </w:rPr>
          <w:t>3.2.2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0"/>
            <w:sz w:val="22"/>
            <w:szCs w:val="22"/>
            <w14:ligatures w14:val="none"/>
          </w:rPr>
          <w:tab/>
        </w:r>
        <w:r w:rsidRPr="00031772">
          <w:rPr>
            <w:rStyle w:val="Hyperlink"/>
            <w:noProof/>
            <w:lang w:val="vi-VN"/>
          </w:rPr>
          <w:t>Các tác nhân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_Toc211945376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742" w:author="user" w:date="2025-10-21T13:22:00Z">
        <w:r>
          <w:rPr>
            <w:noProof/>
            <w:webHidden/>
          </w:rPr>
          <w:t>1-3</w:t>
        </w:r>
        <w:r>
          <w:rPr>
            <w:noProof/>
            <w:webHidden/>
          </w:rPr>
          <w:fldChar w:fldCharType="end"/>
        </w:r>
        <w:r w:rsidRPr="00031772">
          <w:rPr>
            <w:rStyle w:val="Hyperlink"/>
            <w:noProof/>
          </w:rPr>
          <w:fldChar w:fldCharType="end"/>
        </w:r>
      </w:ins>
    </w:p>
    <w:p w:rsidR="00BD5A21" w:rsidRDefault="00BD5A21">
      <w:pPr>
        <w:pStyle w:val="TOC3"/>
        <w:tabs>
          <w:tab w:val="left" w:pos="1320"/>
          <w:tab w:val="right" w:leader="dot" w:pos="9350"/>
        </w:tabs>
        <w:rPr>
          <w:ins w:id="743" w:author="user" w:date="2025-10-21T13:22:00Z"/>
          <w:rFonts w:asciiTheme="minorHAnsi" w:eastAsiaTheme="minorEastAsia" w:hAnsiTheme="minorHAnsi" w:cstheme="minorBidi"/>
          <w:b w:val="0"/>
          <w:i w:val="0"/>
          <w:noProof/>
          <w:kern w:val="0"/>
          <w:sz w:val="22"/>
          <w:szCs w:val="22"/>
          <w14:ligatures w14:val="none"/>
        </w:rPr>
      </w:pPr>
      <w:ins w:id="744" w:author="user" w:date="2025-10-21T13:22:00Z">
        <w:r w:rsidRPr="00031772">
          <w:rPr>
            <w:rStyle w:val="Hyperlink"/>
            <w:noProof/>
          </w:rPr>
          <w:fldChar w:fldCharType="begin"/>
        </w:r>
        <w:r w:rsidRPr="00031772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"_Toc211945377"</w:instrText>
        </w:r>
        <w:r w:rsidRPr="00031772">
          <w:rPr>
            <w:rStyle w:val="Hyperlink"/>
            <w:noProof/>
          </w:rPr>
          <w:instrText xml:space="preserve"> </w:instrText>
        </w:r>
        <w:r w:rsidRPr="00031772">
          <w:rPr>
            <w:rStyle w:val="Hyperlink"/>
            <w:noProof/>
          </w:rPr>
        </w:r>
        <w:r w:rsidRPr="00031772">
          <w:rPr>
            <w:rStyle w:val="Hyperlink"/>
            <w:noProof/>
          </w:rPr>
          <w:fldChar w:fldCharType="separate"/>
        </w:r>
        <w:r w:rsidRPr="00031772">
          <w:rPr>
            <w:rStyle w:val="Hyperlink"/>
            <w:noProof/>
            <w:lang w:val="vi-VN"/>
          </w:rPr>
          <w:t>3.2.3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0"/>
            <w:sz w:val="22"/>
            <w:szCs w:val="22"/>
            <w14:ligatures w14:val="none"/>
          </w:rPr>
          <w:tab/>
        </w:r>
        <w:r w:rsidRPr="00031772">
          <w:rPr>
            <w:rStyle w:val="Hyperlink"/>
            <w:noProof/>
            <w:lang w:val="vi-VN"/>
          </w:rPr>
          <w:t>Các Use case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_Toc211945377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745" w:author="user" w:date="2025-10-21T13:22:00Z">
        <w:r>
          <w:rPr>
            <w:noProof/>
            <w:webHidden/>
          </w:rPr>
          <w:t>1-3</w:t>
        </w:r>
        <w:r>
          <w:rPr>
            <w:noProof/>
            <w:webHidden/>
          </w:rPr>
          <w:fldChar w:fldCharType="end"/>
        </w:r>
        <w:r w:rsidRPr="00031772">
          <w:rPr>
            <w:rStyle w:val="Hyperlink"/>
            <w:noProof/>
          </w:rPr>
          <w:fldChar w:fldCharType="end"/>
        </w:r>
      </w:ins>
    </w:p>
    <w:p w:rsidR="00BD5A21" w:rsidRDefault="00BD5A21">
      <w:pPr>
        <w:pStyle w:val="TOC3"/>
        <w:tabs>
          <w:tab w:val="left" w:pos="1320"/>
          <w:tab w:val="right" w:leader="dot" w:pos="9350"/>
        </w:tabs>
        <w:rPr>
          <w:ins w:id="746" w:author="user" w:date="2025-10-21T13:22:00Z"/>
          <w:rFonts w:asciiTheme="minorHAnsi" w:eastAsiaTheme="minorEastAsia" w:hAnsiTheme="minorHAnsi" w:cstheme="minorBidi"/>
          <w:b w:val="0"/>
          <w:i w:val="0"/>
          <w:noProof/>
          <w:kern w:val="0"/>
          <w:sz w:val="22"/>
          <w:szCs w:val="22"/>
          <w14:ligatures w14:val="none"/>
        </w:rPr>
      </w:pPr>
      <w:ins w:id="747" w:author="user" w:date="2025-10-21T13:22:00Z">
        <w:r w:rsidRPr="00031772">
          <w:rPr>
            <w:rStyle w:val="Hyperlink"/>
            <w:noProof/>
          </w:rPr>
          <w:fldChar w:fldCharType="begin"/>
        </w:r>
        <w:r w:rsidRPr="00031772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"_Toc211945378"</w:instrText>
        </w:r>
        <w:r w:rsidRPr="00031772">
          <w:rPr>
            <w:rStyle w:val="Hyperlink"/>
            <w:noProof/>
          </w:rPr>
          <w:instrText xml:space="preserve"> </w:instrText>
        </w:r>
        <w:r w:rsidRPr="00031772">
          <w:rPr>
            <w:rStyle w:val="Hyperlink"/>
            <w:noProof/>
          </w:rPr>
        </w:r>
        <w:r w:rsidRPr="00031772">
          <w:rPr>
            <w:rStyle w:val="Hyperlink"/>
            <w:noProof/>
          </w:rPr>
          <w:fldChar w:fldCharType="separate"/>
        </w:r>
        <w:r w:rsidRPr="00031772">
          <w:rPr>
            <w:rStyle w:val="Hyperlink"/>
            <w:noProof/>
            <w:lang w:val="vi-VN"/>
          </w:rPr>
          <w:t>3.2.4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0"/>
            <w:sz w:val="22"/>
            <w:szCs w:val="22"/>
            <w14:ligatures w14:val="none"/>
          </w:rPr>
          <w:tab/>
        </w:r>
        <w:r w:rsidRPr="00031772">
          <w:rPr>
            <w:rStyle w:val="Hyperlink"/>
            <w:noProof/>
            <w:lang w:val="vi-VN"/>
          </w:rPr>
          <w:t>Lưu đồ xử lý chính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_Toc211945378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748" w:author="user" w:date="2025-10-21T13:22:00Z">
        <w:r>
          <w:rPr>
            <w:noProof/>
            <w:webHidden/>
          </w:rPr>
          <w:t>1-3</w:t>
        </w:r>
        <w:r>
          <w:rPr>
            <w:noProof/>
            <w:webHidden/>
          </w:rPr>
          <w:fldChar w:fldCharType="end"/>
        </w:r>
        <w:r w:rsidRPr="00031772">
          <w:rPr>
            <w:rStyle w:val="Hyperlink"/>
            <w:noProof/>
          </w:rPr>
          <w:fldChar w:fldCharType="end"/>
        </w:r>
      </w:ins>
    </w:p>
    <w:p w:rsidR="00BD5A21" w:rsidRDefault="00BD5A21">
      <w:pPr>
        <w:pStyle w:val="TOC2"/>
        <w:tabs>
          <w:tab w:val="left" w:pos="880"/>
          <w:tab w:val="right" w:leader="dot" w:pos="9350"/>
        </w:tabs>
        <w:rPr>
          <w:ins w:id="749" w:author="user" w:date="2025-10-21T13:22:00Z"/>
          <w:rFonts w:asciiTheme="minorHAnsi" w:eastAsiaTheme="minorEastAsia" w:hAnsiTheme="minorHAnsi" w:cstheme="minorBidi"/>
          <w:b w:val="0"/>
          <w:i w:val="0"/>
          <w:noProof/>
          <w:kern w:val="0"/>
          <w:sz w:val="22"/>
          <w:szCs w:val="22"/>
        </w:rPr>
      </w:pPr>
      <w:ins w:id="750" w:author="user" w:date="2025-10-21T13:22:00Z">
        <w:r w:rsidRPr="00031772">
          <w:rPr>
            <w:rStyle w:val="Hyperlink"/>
            <w:noProof/>
          </w:rPr>
          <w:fldChar w:fldCharType="begin"/>
        </w:r>
        <w:r w:rsidRPr="00031772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"_Toc211945379"</w:instrText>
        </w:r>
        <w:r w:rsidRPr="00031772">
          <w:rPr>
            <w:rStyle w:val="Hyperlink"/>
            <w:noProof/>
          </w:rPr>
          <w:instrText xml:space="preserve"> </w:instrText>
        </w:r>
        <w:r w:rsidRPr="00031772">
          <w:rPr>
            <w:rStyle w:val="Hyperlink"/>
            <w:noProof/>
          </w:rPr>
        </w:r>
        <w:r w:rsidRPr="00031772">
          <w:rPr>
            <w:rStyle w:val="Hyperlink"/>
            <w:noProof/>
          </w:rPr>
          <w:fldChar w:fldCharType="separate"/>
        </w:r>
        <w:r w:rsidRPr="00031772">
          <w:rPr>
            <w:rStyle w:val="Hyperlink"/>
            <w:noProof/>
            <w:lang w:val="vi-VN"/>
          </w:rPr>
          <w:t>3.3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0"/>
            <w:sz w:val="22"/>
            <w:szCs w:val="22"/>
          </w:rPr>
          <w:tab/>
        </w:r>
        <w:r w:rsidRPr="00031772">
          <w:rPr>
            <w:rStyle w:val="Hyperlink"/>
            <w:noProof/>
            <w:lang w:val="vi-VN"/>
          </w:rPr>
          <w:t>Kết quả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_Toc211945379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751" w:author="user" w:date="2025-10-21T13:22:00Z">
        <w:r>
          <w:rPr>
            <w:noProof/>
            <w:webHidden/>
          </w:rPr>
          <w:t>1-3</w:t>
        </w:r>
        <w:r>
          <w:rPr>
            <w:noProof/>
            <w:webHidden/>
          </w:rPr>
          <w:fldChar w:fldCharType="end"/>
        </w:r>
        <w:r w:rsidRPr="00031772">
          <w:rPr>
            <w:rStyle w:val="Hyperlink"/>
            <w:noProof/>
          </w:rPr>
          <w:fldChar w:fldCharType="end"/>
        </w:r>
      </w:ins>
    </w:p>
    <w:p w:rsidR="00BD5A21" w:rsidRDefault="00BD5A21">
      <w:pPr>
        <w:pStyle w:val="TOC3"/>
        <w:tabs>
          <w:tab w:val="left" w:pos="1320"/>
          <w:tab w:val="right" w:leader="dot" w:pos="9350"/>
        </w:tabs>
        <w:rPr>
          <w:ins w:id="752" w:author="user" w:date="2025-10-21T13:22:00Z"/>
          <w:rFonts w:asciiTheme="minorHAnsi" w:eastAsiaTheme="minorEastAsia" w:hAnsiTheme="minorHAnsi" w:cstheme="minorBidi"/>
          <w:b w:val="0"/>
          <w:i w:val="0"/>
          <w:noProof/>
          <w:kern w:val="0"/>
          <w:sz w:val="22"/>
          <w:szCs w:val="22"/>
          <w14:ligatures w14:val="none"/>
        </w:rPr>
      </w:pPr>
      <w:ins w:id="753" w:author="user" w:date="2025-10-21T13:22:00Z">
        <w:r w:rsidRPr="00031772">
          <w:rPr>
            <w:rStyle w:val="Hyperlink"/>
            <w:noProof/>
          </w:rPr>
          <w:fldChar w:fldCharType="begin"/>
        </w:r>
        <w:r w:rsidRPr="00031772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"_Toc211945380"</w:instrText>
        </w:r>
        <w:r w:rsidRPr="00031772">
          <w:rPr>
            <w:rStyle w:val="Hyperlink"/>
            <w:noProof/>
          </w:rPr>
          <w:instrText xml:space="preserve"> </w:instrText>
        </w:r>
        <w:r w:rsidRPr="00031772">
          <w:rPr>
            <w:rStyle w:val="Hyperlink"/>
            <w:noProof/>
          </w:rPr>
        </w:r>
        <w:r w:rsidRPr="00031772">
          <w:rPr>
            <w:rStyle w:val="Hyperlink"/>
            <w:noProof/>
          </w:rPr>
          <w:fldChar w:fldCharType="separate"/>
        </w:r>
        <w:r w:rsidRPr="00031772">
          <w:rPr>
            <w:rStyle w:val="Hyperlink"/>
            <w:noProof/>
            <w:lang w:val="vi-VN"/>
          </w:rPr>
          <w:t>3.3.1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0"/>
            <w:sz w:val="22"/>
            <w:szCs w:val="22"/>
            <w14:ligatures w14:val="none"/>
          </w:rPr>
          <w:tab/>
        </w:r>
        <w:r w:rsidRPr="00031772">
          <w:rPr>
            <w:rStyle w:val="Hyperlink"/>
            <w:noProof/>
            <w:lang w:val="vi-VN"/>
          </w:rPr>
          <w:t>Ứng dụng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_Toc211945380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754" w:author="user" w:date="2025-10-21T13:22:00Z">
        <w:r>
          <w:rPr>
            <w:noProof/>
            <w:webHidden/>
          </w:rPr>
          <w:t>1-3</w:t>
        </w:r>
        <w:r>
          <w:rPr>
            <w:noProof/>
            <w:webHidden/>
          </w:rPr>
          <w:fldChar w:fldCharType="end"/>
        </w:r>
        <w:r w:rsidRPr="00031772">
          <w:rPr>
            <w:rStyle w:val="Hyperlink"/>
            <w:noProof/>
          </w:rPr>
          <w:fldChar w:fldCharType="end"/>
        </w:r>
      </w:ins>
    </w:p>
    <w:p w:rsidR="00BD5A21" w:rsidRDefault="00BD5A21">
      <w:pPr>
        <w:pStyle w:val="TOC3"/>
        <w:tabs>
          <w:tab w:val="left" w:pos="1320"/>
          <w:tab w:val="right" w:leader="dot" w:pos="9350"/>
        </w:tabs>
        <w:rPr>
          <w:ins w:id="755" w:author="user" w:date="2025-10-21T13:22:00Z"/>
          <w:rFonts w:asciiTheme="minorHAnsi" w:eastAsiaTheme="minorEastAsia" w:hAnsiTheme="minorHAnsi" w:cstheme="minorBidi"/>
          <w:b w:val="0"/>
          <w:i w:val="0"/>
          <w:noProof/>
          <w:kern w:val="0"/>
          <w:sz w:val="22"/>
          <w:szCs w:val="22"/>
          <w14:ligatures w14:val="none"/>
        </w:rPr>
      </w:pPr>
      <w:ins w:id="756" w:author="user" w:date="2025-10-21T13:22:00Z">
        <w:r w:rsidRPr="00031772">
          <w:rPr>
            <w:rStyle w:val="Hyperlink"/>
            <w:noProof/>
          </w:rPr>
          <w:fldChar w:fldCharType="begin"/>
        </w:r>
        <w:r w:rsidRPr="00031772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"_Toc211945381"</w:instrText>
        </w:r>
        <w:r w:rsidRPr="00031772">
          <w:rPr>
            <w:rStyle w:val="Hyperlink"/>
            <w:noProof/>
          </w:rPr>
          <w:instrText xml:space="preserve"> </w:instrText>
        </w:r>
        <w:r w:rsidRPr="00031772">
          <w:rPr>
            <w:rStyle w:val="Hyperlink"/>
            <w:noProof/>
          </w:rPr>
        </w:r>
        <w:r w:rsidRPr="00031772">
          <w:rPr>
            <w:rStyle w:val="Hyperlink"/>
            <w:noProof/>
          </w:rPr>
          <w:fldChar w:fldCharType="separate"/>
        </w:r>
        <w:r w:rsidRPr="00031772">
          <w:rPr>
            <w:rStyle w:val="Hyperlink"/>
            <w:noProof/>
            <w:lang w:val="vi-VN"/>
          </w:rPr>
          <w:t>3.3.2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0"/>
            <w:sz w:val="22"/>
            <w:szCs w:val="22"/>
            <w14:ligatures w14:val="none"/>
          </w:rPr>
          <w:tab/>
        </w:r>
        <w:r w:rsidRPr="00031772">
          <w:rPr>
            <w:rStyle w:val="Hyperlink"/>
            <w:noProof/>
            <w:lang w:val="vi-VN"/>
          </w:rPr>
          <w:t>Ứng dụng quản trị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_Toc211945381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757" w:author="user" w:date="2025-10-21T13:22:00Z">
        <w:r>
          <w:rPr>
            <w:noProof/>
            <w:webHidden/>
          </w:rPr>
          <w:t>1-3</w:t>
        </w:r>
        <w:r>
          <w:rPr>
            <w:noProof/>
            <w:webHidden/>
          </w:rPr>
          <w:fldChar w:fldCharType="end"/>
        </w:r>
        <w:r w:rsidRPr="00031772">
          <w:rPr>
            <w:rStyle w:val="Hyperlink"/>
            <w:noProof/>
          </w:rPr>
          <w:fldChar w:fldCharType="end"/>
        </w:r>
      </w:ins>
    </w:p>
    <w:p w:rsidR="00BD5A21" w:rsidRDefault="00BD5A21">
      <w:pPr>
        <w:pStyle w:val="TOC1"/>
        <w:tabs>
          <w:tab w:val="left" w:pos="1924"/>
          <w:tab w:val="right" w:leader="dot" w:pos="9350"/>
        </w:tabs>
        <w:rPr>
          <w:ins w:id="758" w:author="user" w:date="2025-10-21T13:22:00Z"/>
          <w:rFonts w:asciiTheme="minorHAnsi" w:eastAsiaTheme="minorEastAsia" w:hAnsiTheme="minorHAnsi" w:cstheme="minorBidi"/>
          <w:b w:val="0"/>
          <w:caps w:val="0"/>
          <w:noProof/>
          <w:kern w:val="0"/>
          <w:sz w:val="22"/>
          <w:szCs w:val="22"/>
          <w14:ligatures w14:val="none"/>
        </w:rPr>
      </w:pPr>
      <w:ins w:id="759" w:author="user" w:date="2025-10-21T13:22:00Z">
        <w:r w:rsidRPr="00031772">
          <w:rPr>
            <w:rStyle w:val="Hyperlink"/>
            <w:noProof/>
          </w:rPr>
          <w:fldChar w:fldCharType="begin"/>
        </w:r>
        <w:r w:rsidRPr="00031772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"_Toc211945382"</w:instrText>
        </w:r>
        <w:r w:rsidRPr="00031772">
          <w:rPr>
            <w:rStyle w:val="Hyperlink"/>
            <w:noProof/>
          </w:rPr>
          <w:instrText xml:space="preserve"> </w:instrText>
        </w:r>
        <w:r w:rsidRPr="00031772">
          <w:rPr>
            <w:rStyle w:val="Hyperlink"/>
            <w:noProof/>
          </w:rPr>
        </w:r>
        <w:r w:rsidRPr="00031772">
          <w:rPr>
            <w:rStyle w:val="Hyperlink"/>
            <w:noProof/>
          </w:rPr>
          <w:fldChar w:fldCharType="separate"/>
        </w:r>
        <w:r w:rsidRPr="00031772">
          <w:rPr>
            <w:rStyle w:val="Hyperlink"/>
            <w:noProof/>
            <w:lang w:val="vi-VN"/>
          </w:rPr>
          <w:t>CHƯƠNG 4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kern w:val="0"/>
            <w:sz w:val="22"/>
            <w:szCs w:val="22"/>
            <w14:ligatures w14:val="none"/>
          </w:rPr>
          <w:tab/>
        </w:r>
        <w:r w:rsidRPr="00031772">
          <w:rPr>
            <w:rStyle w:val="Hyperlink"/>
            <w:noProof/>
            <w:lang w:val="vi-VN"/>
          </w:rPr>
          <w:t>kết luận và 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_Toc211945382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760" w:author="user" w:date="2025-10-21T13:22:00Z">
        <w:r>
          <w:rPr>
            <w:noProof/>
            <w:webHidden/>
          </w:rPr>
          <w:t>4-4</w:t>
        </w:r>
        <w:r>
          <w:rPr>
            <w:noProof/>
            <w:webHidden/>
          </w:rPr>
          <w:fldChar w:fldCharType="end"/>
        </w:r>
        <w:r w:rsidRPr="00031772">
          <w:rPr>
            <w:rStyle w:val="Hyperlink"/>
            <w:noProof/>
          </w:rPr>
          <w:fldChar w:fldCharType="end"/>
        </w:r>
      </w:ins>
    </w:p>
    <w:p w:rsidR="00BD5A21" w:rsidRDefault="00BD5A21">
      <w:pPr>
        <w:pStyle w:val="TOC2"/>
        <w:tabs>
          <w:tab w:val="left" w:pos="880"/>
          <w:tab w:val="right" w:leader="dot" w:pos="9350"/>
        </w:tabs>
        <w:rPr>
          <w:ins w:id="761" w:author="user" w:date="2025-10-21T13:22:00Z"/>
          <w:rFonts w:asciiTheme="minorHAnsi" w:eastAsiaTheme="minorEastAsia" w:hAnsiTheme="minorHAnsi" w:cstheme="minorBidi"/>
          <w:b w:val="0"/>
          <w:i w:val="0"/>
          <w:noProof/>
          <w:kern w:val="0"/>
          <w:sz w:val="22"/>
          <w:szCs w:val="22"/>
        </w:rPr>
      </w:pPr>
      <w:ins w:id="762" w:author="user" w:date="2025-10-21T13:22:00Z">
        <w:r w:rsidRPr="00031772">
          <w:rPr>
            <w:rStyle w:val="Hyperlink"/>
            <w:noProof/>
          </w:rPr>
          <w:fldChar w:fldCharType="begin"/>
        </w:r>
        <w:r w:rsidRPr="00031772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"_Toc211945385"</w:instrText>
        </w:r>
        <w:r w:rsidRPr="00031772">
          <w:rPr>
            <w:rStyle w:val="Hyperlink"/>
            <w:noProof/>
          </w:rPr>
          <w:instrText xml:space="preserve"> </w:instrText>
        </w:r>
        <w:r w:rsidRPr="00031772">
          <w:rPr>
            <w:rStyle w:val="Hyperlink"/>
            <w:noProof/>
          </w:rPr>
        </w:r>
        <w:r w:rsidRPr="00031772">
          <w:rPr>
            <w:rStyle w:val="Hyperlink"/>
            <w:noProof/>
          </w:rPr>
          <w:fldChar w:fldCharType="separate"/>
        </w:r>
        <w:r w:rsidRPr="00031772">
          <w:rPr>
            <w:rStyle w:val="Hyperlink"/>
            <w:noProof/>
            <w:lang w:val="vi-VN"/>
          </w:rPr>
          <w:t>4.1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0"/>
            <w:sz w:val="22"/>
            <w:szCs w:val="22"/>
          </w:rPr>
          <w:tab/>
        </w:r>
        <w:r w:rsidRPr="00031772">
          <w:rPr>
            <w:rStyle w:val="Hyperlink"/>
            <w:noProof/>
          </w:rPr>
          <w:t>Kết quả đạt được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_Toc211945385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763" w:author="user" w:date="2025-10-21T13:22:00Z">
        <w:r>
          <w:rPr>
            <w:noProof/>
            <w:webHidden/>
          </w:rPr>
          <w:t>4-4</w:t>
        </w:r>
        <w:r>
          <w:rPr>
            <w:noProof/>
            <w:webHidden/>
          </w:rPr>
          <w:fldChar w:fldCharType="end"/>
        </w:r>
        <w:r w:rsidRPr="00031772">
          <w:rPr>
            <w:rStyle w:val="Hyperlink"/>
            <w:noProof/>
          </w:rPr>
          <w:fldChar w:fldCharType="end"/>
        </w:r>
      </w:ins>
    </w:p>
    <w:p w:rsidR="00BD5A21" w:rsidRDefault="00BD5A21">
      <w:pPr>
        <w:pStyle w:val="TOC2"/>
        <w:tabs>
          <w:tab w:val="left" w:pos="880"/>
          <w:tab w:val="right" w:leader="dot" w:pos="9350"/>
        </w:tabs>
        <w:rPr>
          <w:ins w:id="764" w:author="user" w:date="2025-10-21T13:22:00Z"/>
          <w:rFonts w:asciiTheme="minorHAnsi" w:eastAsiaTheme="minorEastAsia" w:hAnsiTheme="minorHAnsi" w:cstheme="minorBidi"/>
          <w:b w:val="0"/>
          <w:i w:val="0"/>
          <w:noProof/>
          <w:kern w:val="0"/>
          <w:sz w:val="22"/>
          <w:szCs w:val="22"/>
        </w:rPr>
      </w:pPr>
      <w:ins w:id="765" w:author="user" w:date="2025-10-21T13:22:00Z">
        <w:r w:rsidRPr="00031772">
          <w:rPr>
            <w:rStyle w:val="Hyperlink"/>
            <w:noProof/>
          </w:rPr>
          <w:fldChar w:fldCharType="begin"/>
        </w:r>
        <w:r w:rsidRPr="00031772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"_Toc211945386"</w:instrText>
        </w:r>
        <w:r w:rsidRPr="00031772">
          <w:rPr>
            <w:rStyle w:val="Hyperlink"/>
            <w:noProof/>
          </w:rPr>
          <w:instrText xml:space="preserve"> </w:instrText>
        </w:r>
        <w:r w:rsidRPr="00031772">
          <w:rPr>
            <w:rStyle w:val="Hyperlink"/>
            <w:noProof/>
          </w:rPr>
        </w:r>
        <w:r w:rsidRPr="00031772">
          <w:rPr>
            <w:rStyle w:val="Hyperlink"/>
            <w:noProof/>
          </w:rPr>
          <w:fldChar w:fldCharType="separate"/>
        </w:r>
        <w:r w:rsidRPr="00031772">
          <w:rPr>
            <w:rStyle w:val="Hyperlink"/>
            <w:noProof/>
          </w:rPr>
          <w:t>4.2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0"/>
            <w:sz w:val="22"/>
            <w:szCs w:val="22"/>
          </w:rPr>
          <w:tab/>
        </w:r>
        <w:r w:rsidRPr="00031772">
          <w:rPr>
            <w:rStyle w:val="Hyperlink"/>
            <w:noProof/>
          </w:rPr>
          <w:t>Nhận xét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_Toc211945386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766" w:author="user" w:date="2025-10-21T13:22:00Z">
        <w:r>
          <w:rPr>
            <w:noProof/>
            <w:webHidden/>
          </w:rPr>
          <w:t>4-4</w:t>
        </w:r>
        <w:r>
          <w:rPr>
            <w:noProof/>
            <w:webHidden/>
          </w:rPr>
          <w:fldChar w:fldCharType="end"/>
        </w:r>
        <w:r w:rsidRPr="00031772">
          <w:rPr>
            <w:rStyle w:val="Hyperlink"/>
            <w:noProof/>
          </w:rPr>
          <w:fldChar w:fldCharType="end"/>
        </w:r>
      </w:ins>
    </w:p>
    <w:p w:rsidR="00BD5A21" w:rsidRDefault="00BD5A21">
      <w:pPr>
        <w:pStyle w:val="TOC2"/>
        <w:tabs>
          <w:tab w:val="left" w:pos="880"/>
          <w:tab w:val="right" w:leader="dot" w:pos="9350"/>
        </w:tabs>
        <w:rPr>
          <w:ins w:id="767" w:author="user" w:date="2025-10-21T13:22:00Z"/>
          <w:rFonts w:asciiTheme="minorHAnsi" w:eastAsiaTheme="minorEastAsia" w:hAnsiTheme="minorHAnsi" w:cstheme="minorBidi"/>
          <w:b w:val="0"/>
          <w:i w:val="0"/>
          <w:noProof/>
          <w:kern w:val="0"/>
          <w:sz w:val="22"/>
          <w:szCs w:val="22"/>
        </w:rPr>
      </w:pPr>
      <w:ins w:id="768" w:author="user" w:date="2025-10-21T13:22:00Z">
        <w:r w:rsidRPr="00031772">
          <w:rPr>
            <w:rStyle w:val="Hyperlink"/>
            <w:noProof/>
          </w:rPr>
          <w:fldChar w:fldCharType="begin"/>
        </w:r>
        <w:r w:rsidRPr="00031772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"_Toc211945388"</w:instrText>
        </w:r>
        <w:r w:rsidRPr="00031772">
          <w:rPr>
            <w:rStyle w:val="Hyperlink"/>
            <w:noProof/>
          </w:rPr>
          <w:instrText xml:space="preserve"> </w:instrText>
        </w:r>
        <w:r w:rsidRPr="00031772">
          <w:rPr>
            <w:rStyle w:val="Hyperlink"/>
            <w:noProof/>
          </w:rPr>
        </w:r>
        <w:r w:rsidRPr="00031772">
          <w:rPr>
            <w:rStyle w:val="Hyperlink"/>
            <w:noProof/>
          </w:rPr>
          <w:fldChar w:fldCharType="separate"/>
        </w:r>
        <w:r w:rsidRPr="00031772">
          <w:rPr>
            <w:rStyle w:val="Hyperlink"/>
            <w:noProof/>
          </w:rPr>
          <w:t>4.3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0"/>
            <w:sz w:val="22"/>
            <w:szCs w:val="22"/>
          </w:rPr>
          <w:tab/>
        </w:r>
        <w:r w:rsidRPr="00031772">
          <w:rPr>
            <w:rStyle w:val="Hyperlink"/>
            <w:noProof/>
          </w:rPr>
          <w:t>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_Toc211945388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769" w:author="user" w:date="2025-10-21T13:22:00Z">
        <w:r>
          <w:rPr>
            <w:noProof/>
            <w:webHidden/>
          </w:rPr>
          <w:t>4-4</w:t>
        </w:r>
        <w:r>
          <w:rPr>
            <w:noProof/>
            <w:webHidden/>
          </w:rPr>
          <w:fldChar w:fldCharType="end"/>
        </w:r>
        <w:r w:rsidRPr="00031772">
          <w:rPr>
            <w:rStyle w:val="Hyperlink"/>
            <w:noProof/>
          </w:rPr>
          <w:fldChar w:fldCharType="end"/>
        </w:r>
      </w:ins>
    </w:p>
    <w:p w:rsidR="00BD5A21" w:rsidRDefault="00BD5A21">
      <w:pPr>
        <w:pStyle w:val="TOC4"/>
        <w:tabs>
          <w:tab w:val="right" w:leader="dot" w:pos="9350"/>
        </w:tabs>
        <w:rPr>
          <w:ins w:id="770" w:author="user" w:date="2025-10-21T13:22:00Z"/>
          <w:rFonts w:eastAsiaTheme="minorEastAsia"/>
          <w:noProof/>
          <w:kern w:val="0"/>
          <w:sz w:val="22"/>
          <w:szCs w:val="22"/>
          <w14:ligatures w14:val="none"/>
        </w:rPr>
      </w:pPr>
      <w:ins w:id="771" w:author="user" w:date="2025-10-21T13:22:00Z">
        <w:r w:rsidRPr="00031772">
          <w:rPr>
            <w:rStyle w:val="Hyperlink"/>
            <w:noProof/>
          </w:rPr>
          <w:fldChar w:fldCharType="begin"/>
        </w:r>
        <w:r w:rsidRPr="00031772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"_Toc211945389"</w:instrText>
        </w:r>
        <w:r w:rsidRPr="00031772">
          <w:rPr>
            <w:rStyle w:val="Hyperlink"/>
            <w:noProof/>
          </w:rPr>
          <w:instrText xml:space="preserve"> </w:instrText>
        </w:r>
        <w:r w:rsidRPr="00031772">
          <w:rPr>
            <w:rStyle w:val="Hyperlink"/>
            <w:noProof/>
          </w:rPr>
        </w:r>
        <w:r w:rsidRPr="00031772">
          <w:rPr>
            <w:rStyle w:val="Hyperlink"/>
            <w:noProof/>
          </w:rPr>
          <w:fldChar w:fldCharType="separate"/>
        </w:r>
        <w:r w:rsidRPr="00031772">
          <w:rPr>
            <w:rStyle w:val="Hyperlink"/>
            <w:noProof/>
          </w:rPr>
          <w:t>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_Toc211945389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772" w:author="user" w:date="2025-10-21T13:22:00Z">
        <w:r>
          <w:rPr>
            <w:noProof/>
            <w:webHidden/>
          </w:rPr>
          <w:t>4-5</w:t>
        </w:r>
        <w:r>
          <w:rPr>
            <w:noProof/>
            <w:webHidden/>
          </w:rPr>
          <w:fldChar w:fldCharType="end"/>
        </w:r>
        <w:r w:rsidRPr="00031772">
          <w:rPr>
            <w:rStyle w:val="Hyperlink"/>
            <w:noProof/>
          </w:rPr>
          <w:fldChar w:fldCharType="end"/>
        </w:r>
      </w:ins>
    </w:p>
    <w:p w:rsidR="00BD5A21" w:rsidRDefault="00BD5A21">
      <w:pPr>
        <w:pStyle w:val="TOC4"/>
        <w:tabs>
          <w:tab w:val="right" w:leader="dot" w:pos="9350"/>
        </w:tabs>
        <w:rPr>
          <w:ins w:id="773" w:author="user" w:date="2025-10-21T13:22:00Z"/>
          <w:rFonts w:eastAsiaTheme="minorEastAsia"/>
          <w:noProof/>
          <w:kern w:val="0"/>
          <w:sz w:val="22"/>
          <w:szCs w:val="22"/>
          <w14:ligatures w14:val="none"/>
        </w:rPr>
      </w:pPr>
      <w:ins w:id="774" w:author="user" w:date="2025-10-21T13:22:00Z">
        <w:r w:rsidRPr="00031772">
          <w:rPr>
            <w:rStyle w:val="Hyperlink"/>
            <w:noProof/>
          </w:rPr>
          <w:fldChar w:fldCharType="begin"/>
        </w:r>
        <w:r w:rsidRPr="00031772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"_Toc211945390"</w:instrText>
        </w:r>
        <w:r w:rsidRPr="00031772">
          <w:rPr>
            <w:rStyle w:val="Hyperlink"/>
            <w:noProof/>
          </w:rPr>
          <w:instrText xml:space="preserve"> </w:instrText>
        </w:r>
        <w:r w:rsidRPr="00031772">
          <w:rPr>
            <w:rStyle w:val="Hyperlink"/>
            <w:noProof/>
          </w:rPr>
        </w:r>
        <w:r w:rsidRPr="00031772">
          <w:rPr>
            <w:rStyle w:val="Hyperlink"/>
            <w:noProof/>
          </w:rPr>
          <w:fldChar w:fldCharType="separate"/>
        </w:r>
        <w:r w:rsidRPr="00031772">
          <w:rPr>
            <w:rStyle w:val="Hyperlink"/>
            <w:noProof/>
          </w:rPr>
          <w:t>PHỤ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_Toc211945390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775" w:author="user" w:date="2025-10-21T13:22:00Z">
        <w:r>
          <w:rPr>
            <w:noProof/>
            <w:webHidden/>
          </w:rPr>
          <w:t>4-6</w:t>
        </w:r>
        <w:r>
          <w:rPr>
            <w:noProof/>
            <w:webHidden/>
          </w:rPr>
          <w:fldChar w:fldCharType="end"/>
        </w:r>
        <w:r w:rsidRPr="00031772">
          <w:rPr>
            <w:rStyle w:val="Hyperlink"/>
            <w:noProof/>
          </w:rPr>
          <w:fldChar w:fldCharType="end"/>
        </w:r>
      </w:ins>
    </w:p>
    <w:p w:rsidR="00B83E32" w:rsidRPr="00D6163C" w:rsidRDefault="00BD5A21">
      <w:pPr>
        <w:pStyle w:val="Section2Phancuoi"/>
        <w:rPr>
          <w:lang w:val="vi-VN"/>
          <w:rPrChange w:id="776" w:author="user" w:date="2025-10-21T12:48:00Z">
            <w:rPr/>
          </w:rPrChange>
        </w:rPr>
        <w:pPrChange w:id="777" w:author="Pham Ngoc Nga - B2505848" w:date="2025-10-20T00:52:00Z">
          <w:pPr/>
        </w:pPrChange>
      </w:pPr>
      <w:ins w:id="778" w:author="user" w:date="2025-10-21T13:22:00Z">
        <w:r>
          <w:rPr>
            <w:lang w:val="vi-VN"/>
          </w:rPr>
          <w:fldChar w:fldCharType="end"/>
        </w:r>
      </w:ins>
    </w:p>
    <w:sectPr w:rsidR="00B83E32" w:rsidRPr="00D6163C" w:rsidSect="00A13BB6">
      <w:pgSz w:w="12240" w:h="15840"/>
      <w:pgMar w:top="1440" w:right="1440" w:bottom="1440" w:left="1440" w:header="720" w:footer="720" w:gutter="0"/>
      <w:pgNumType w:start="1" w:chapStyle="1"/>
      <w:cols w:space="720"/>
      <w:docGrid w:linePitch="360"/>
      <w:sectPrChange w:id="779" w:author="user" w:date="2025-10-21T13:17:00Z">
        <w:sectPr w:rsidR="00B83E32" w:rsidRPr="00D6163C" w:rsidSect="00A13BB6">
          <w:pgMar w:top="1440" w:right="1440" w:bottom="1440" w:left="1440" w:header="720" w:footer="720" w:gutter="0"/>
          <w:pgNumType w:start="0" w:chapStyle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EA2EB4"/>
    <w:multiLevelType w:val="hybridMultilevel"/>
    <w:tmpl w:val="F692020E"/>
    <w:lvl w:ilvl="0" w:tplc="12A4A2F0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E01A4A"/>
    <w:multiLevelType w:val="multilevel"/>
    <w:tmpl w:val="CD28FD0C"/>
    <w:lvl w:ilvl="0">
      <w:start w:val="1"/>
      <w:numFmt w:val="decimal"/>
      <w:pStyle w:val="Heading1"/>
      <w:lvlText w:val="CHƯƠNG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33B60F80"/>
    <w:multiLevelType w:val="hybridMultilevel"/>
    <w:tmpl w:val="96CCA7DC"/>
    <w:lvl w:ilvl="0" w:tplc="12A4A2F0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19111D"/>
    <w:multiLevelType w:val="hybridMultilevel"/>
    <w:tmpl w:val="667E6E66"/>
    <w:lvl w:ilvl="0" w:tplc="654EC4C0">
      <w:start w:val="1"/>
      <w:numFmt w:val="decimal"/>
      <w:lvlText w:val="1.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8175E2"/>
    <w:multiLevelType w:val="hybridMultilevel"/>
    <w:tmpl w:val="50BCA57A"/>
    <w:lvl w:ilvl="0" w:tplc="2D4621E4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D8559B"/>
    <w:multiLevelType w:val="hybridMultilevel"/>
    <w:tmpl w:val="E09C4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280D06"/>
    <w:multiLevelType w:val="hybridMultilevel"/>
    <w:tmpl w:val="A0BE2FF4"/>
    <w:lvl w:ilvl="0" w:tplc="654EC4C0">
      <w:start w:val="1"/>
      <w:numFmt w:val="decimal"/>
      <w:lvlText w:val="1.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83234F"/>
    <w:multiLevelType w:val="multilevel"/>
    <w:tmpl w:val="B39E4B3C"/>
    <w:lvl w:ilvl="0">
      <w:start w:val="1"/>
      <w:numFmt w:val="decimal"/>
      <w:lvlText w:val="Chương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%1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48D8591A"/>
    <w:multiLevelType w:val="hybridMultilevel"/>
    <w:tmpl w:val="E532613E"/>
    <w:lvl w:ilvl="0" w:tplc="2D4621E4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CD51E1"/>
    <w:multiLevelType w:val="hybridMultilevel"/>
    <w:tmpl w:val="BA9A3EA0"/>
    <w:lvl w:ilvl="0" w:tplc="2D4621E4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293D82"/>
    <w:multiLevelType w:val="hybridMultilevel"/>
    <w:tmpl w:val="E2766160"/>
    <w:lvl w:ilvl="0" w:tplc="9B64CA9A">
      <w:start w:val="1"/>
      <w:numFmt w:val="decimal"/>
      <w:lvlText w:val="1.3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0FF5723"/>
    <w:multiLevelType w:val="hybridMultilevel"/>
    <w:tmpl w:val="4C224C76"/>
    <w:lvl w:ilvl="0" w:tplc="654EC4C0">
      <w:start w:val="1"/>
      <w:numFmt w:val="decimal"/>
      <w:lvlText w:val="1.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272E1E"/>
    <w:multiLevelType w:val="hybridMultilevel"/>
    <w:tmpl w:val="C414D044"/>
    <w:lvl w:ilvl="0" w:tplc="9B64CA9A">
      <w:start w:val="1"/>
      <w:numFmt w:val="decimal"/>
      <w:lvlText w:val="1.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2A48E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89860E2"/>
    <w:multiLevelType w:val="hybridMultilevel"/>
    <w:tmpl w:val="F8E85FCA"/>
    <w:lvl w:ilvl="0" w:tplc="2D4621E4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6D5EA9"/>
    <w:multiLevelType w:val="hybridMultilevel"/>
    <w:tmpl w:val="6696DFC4"/>
    <w:lvl w:ilvl="0" w:tplc="2D4621E4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3A4E3E"/>
    <w:multiLevelType w:val="hybridMultilevel"/>
    <w:tmpl w:val="7A2C8C4C"/>
    <w:lvl w:ilvl="0" w:tplc="4CE2D2B4">
      <w:start w:val="1"/>
      <w:numFmt w:val="decimal"/>
      <w:lvlText w:val="1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4861665"/>
    <w:multiLevelType w:val="hybridMultilevel"/>
    <w:tmpl w:val="93B6147A"/>
    <w:lvl w:ilvl="0" w:tplc="12A4A2F0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6F051D"/>
    <w:multiLevelType w:val="hybridMultilevel"/>
    <w:tmpl w:val="B3A08EFE"/>
    <w:lvl w:ilvl="0" w:tplc="9B64CA9A">
      <w:start w:val="1"/>
      <w:numFmt w:val="decimal"/>
      <w:lvlText w:val="1.3.%1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9" w15:restartNumberingAfterBreak="0">
    <w:nsid w:val="7CDE3226"/>
    <w:multiLevelType w:val="hybridMultilevel"/>
    <w:tmpl w:val="365CF5FE"/>
    <w:lvl w:ilvl="0" w:tplc="9B64CA9A">
      <w:start w:val="1"/>
      <w:numFmt w:val="decimal"/>
      <w:lvlText w:val="1.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3C0803"/>
    <w:multiLevelType w:val="hybridMultilevel"/>
    <w:tmpl w:val="289EBF70"/>
    <w:lvl w:ilvl="0" w:tplc="654EC4C0">
      <w:start w:val="1"/>
      <w:numFmt w:val="decimal"/>
      <w:lvlText w:val="1.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6"/>
  </w:num>
  <w:num w:numId="3">
    <w:abstractNumId w:val="18"/>
  </w:num>
  <w:num w:numId="4">
    <w:abstractNumId w:val="6"/>
  </w:num>
  <w:num w:numId="5">
    <w:abstractNumId w:val="10"/>
  </w:num>
  <w:num w:numId="6">
    <w:abstractNumId w:val="19"/>
  </w:num>
  <w:num w:numId="7">
    <w:abstractNumId w:val="11"/>
  </w:num>
  <w:num w:numId="8">
    <w:abstractNumId w:val="17"/>
  </w:num>
  <w:num w:numId="9">
    <w:abstractNumId w:val="0"/>
  </w:num>
  <w:num w:numId="10">
    <w:abstractNumId w:val="2"/>
  </w:num>
  <w:num w:numId="11">
    <w:abstractNumId w:val="12"/>
  </w:num>
  <w:num w:numId="12">
    <w:abstractNumId w:val="3"/>
  </w:num>
  <w:num w:numId="13">
    <w:abstractNumId w:val="9"/>
  </w:num>
  <w:num w:numId="14">
    <w:abstractNumId w:val="14"/>
  </w:num>
  <w:num w:numId="15">
    <w:abstractNumId w:val="15"/>
  </w:num>
  <w:num w:numId="16">
    <w:abstractNumId w:val="8"/>
  </w:num>
  <w:num w:numId="17">
    <w:abstractNumId w:val="4"/>
  </w:num>
  <w:num w:numId="18">
    <w:abstractNumId w:val="20"/>
  </w:num>
  <w:num w:numId="19">
    <w:abstractNumId w:val="13"/>
  </w:num>
  <w:num w:numId="20">
    <w:abstractNumId w:val="5"/>
  </w:num>
  <w:num w:numId="2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</w:num>
  <w:num w:numId="23">
    <w:abstractNumId w:val="1"/>
    <w:lvlOverride w:ilvl="0">
      <w:lvl w:ilvl="0">
        <w:start w:val="1"/>
        <w:numFmt w:val="decimal"/>
        <w:pStyle w:val="Heading1"/>
        <w:lvlText w:val="CHƯƠNG %1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Heading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4">
    <w:abstractNumId w:val="1"/>
    <w:lvlOverride w:ilvl="0">
      <w:lvl w:ilvl="0">
        <w:start w:val="1"/>
        <w:numFmt w:val="decimal"/>
        <w:pStyle w:val="Heading1"/>
        <w:lvlText w:val="CHƯƠNG %1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Heading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user">
    <w15:presenceInfo w15:providerId="None" w15:userId="user"/>
  </w15:person>
  <w15:person w15:author="Pham Ngoc Nga - B2505848">
    <w15:presenceInfo w15:providerId="AD" w15:userId="S::ngaB2505848@student.ctu.edu.vn::ad2da2d7-ba4c-4725-ac1e-9bb04edaa09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5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1" w:alternateStyleNames="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2675"/>
    <w:rsid w:val="00084A37"/>
    <w:rsid w:val="000C6FDE"/>
    <w:rsid w:val="0010268E"/>
    <w:rsid w:val="001307CA"/>
    <w:rsid w:val="00143634"/>
    <w:rsid w:val="001C4990"/>
    <w:rsid w:val="001F04A1"/>
    <w:rsid w:val="002477B5"/>
    <w:rsid w:val="002876F0"/>
    <w:rsid w:val="002D032C"/>
    <w:rsid w:val="002D4FCF"/>
    <w:rsid w:val="00367305"/>
    <w:rsid w:val="003A0FF2"/>
    <w:rsid w:val="003B3227"/>
    <w:rsid w:val="003B5577"/>
    <w:rsid w:val="003E36CF"/>
    <w:rsid w:val="00445A97"/>
    <w:rsid w:val="00462604"/>
    <w:rsid w:val="004A41E9"/>
    <w:rsid w:val="004E1D78"/>
    <w:rsid w:val="0052581E"/>
    <w:rsid w:val="00600A48"/>
    <w:rsid w:val="0061344B"/>
    <w:rsid w:val="00614CE8"/>
    <w:rsid w:val="006276E7"/>
    <w:rsid w:val="006346BC"/>
    <w:rsid w:val="00645B6A"/>
    <w:rsid w:val="00655985"/>
    <w:rsid w:val="00684851"/>
    <w:rsid w:val="00775B8D"/>
    <w:rsid w:val="008D35AD"/>
    <w:rsid w:val="0098467F"/>
    <w:rsid w:val="009B3EB5"/>
    <w:rsid w:val="009F7674"/>
    <w:rsid w:val="00A13BB6"/>
    <w:rsid w:val="00A15508"/>
    <w:rsid w:val="00A34315"/>
    <w:rsid w:val="00A35F65"/>
    <w:rsid w:val="00A73E1A"/>
    <w:rsid w:val="00AD3CF9"/>
    <w:rsid w:val="00B02D1B"/>
    <w:rsid w:val="00B124DD"/>
    <w:rsid w:val="00B12514"/>
    <w:rsid w:val="00B15157"/>
    <w:rsid w:val="00B83E32"/>
    <w:rsid w:val="00BA7E9C"/>
    <w:rsid w:val="00BB00BC"/>
    <w:rsid w:val="00BD5A21"/>
    <w:rsid w:val="00BD6213"/>
    <w:rsid w:val="00C335E9"/>
    <w:rsid w:val="00C912CE"/>
    <w:rsid w:val="00CB1BE3"/>
    <w:rsid w:val="00CE2675"/>
    <w:rsid w:val="00CE2F5F"/>
    <w:rsid w:val="00CF7087"/>
    <w:rsid w:val="00D0069D"/>
    <w:rsid w:val="00D6163C"/>
    <w:rsid w:val="00DA29E1"/>
    <w:rsid w:val="00E844B5"/>
    <w:rsid w:val="00ED2793"/>
    <w:rsid w:val="00ED3752"/>
    <w:rsid w:val="00F54F5D"/>
    <w:rsid w:val="00FD4785"/>
    <w:rsid w:val="00FD6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4D97F"/>
  <w15:chartTrackingRefBased/>
  <w15:docId w15:val="{8D843F8F-6286-49D7-8F26-B7022B5FB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7E9C"/>
  </w:style>
  <w:style w:type="paragraph" w:styleId="Heading1">
    <w:name w:val="heading 1"/>
    <w:basedOn w:val="Normal"/>
    <w:next w:val="Normal"/>
    <w:link w:val="Heading1Char"/>
    <w:uiPriority w:val="9"/>
    <w:qFormat/>
    <w:rsid w:val="00C335E9"/>
    <w:pPr>
      <w:keepNext/>
      <w:keepLines/>
      <w:numPr>
        <w:numId w:val="22"/>
      </w:numPr>
      <w:spacing w:before="120" w:after="120" w:line="240" w:lineRule="auto"/>
      <w:jc w:val="center"/>
      <w:outlineLvl w:val="0"/>
      <w:pPrChange w:id="0" w:author="user" w:date="2025-10-21T12:55:00Z">
        <w:pPr>
          <w:keepNext/>
          <w:keepLines/>
          <w:spacing w:before="360" w:after="80" w:line="278" w:lineRule="auto"/>
          <w:outlineLvl w:val="0"/>
        </w:pPr>
      </w:pPrChange>
    </w:pPr>
    <w:rPr>
      <w:rFonts w:ascii="Times New Roman" w:eastAsiaTheme="majorEastAsia" w:hAnsi="Times New Roman" w:cstheme="majorBidi"/>
      <w:b/>
      <w:caps/>
      <w:sz w:val="32"/>
      <w:szCs w:val="40"/>
      <w:rPrChange w:id="0" w:author="user" w:date="2025-10-21T12:55:00Z">
        <w:rPr>
          <w:rFonts w:eastAsiaTheme="majorEastAsia" w:cstheme="majorBidi"/>
          <w:color w:val="2F5496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41E9"/>
    <w:pPr>
      <w:keepNext/>
      <w:keepLines/>
      <w:numPr>
        <w:ilvl w:val="1"/>
        <w:numId w:val="22"/>
      </w:numPr>
      <w:spacing w:before="120" w:after="120" w:line="240" w:lineRule="auto"/>
      <w:outlineLvl w:val="1"/>
      <w:pPrChange w:id="1" w:author="user" w:date="2025-10-21T12:35:00Z">
        <w:pPr>
          <w:keepNext/>
          <w:keepLines/>
          <w:spacing w:before="160" w:after="80" w:line="278" w:lineRule="auto"/>
          <w:outlineLvl w:val="1"/>
        </w:pPr>
      </w:pPrChange>
    </w:pPr>
    <w:rPr>
      <w:rFonts w:ascii="Times New Roman" w:eastAsiaTheme="majorEastAsia" w:hAnsi="Times New Roman" w:cstheme="majorBidi"/>
      <w:b/>
      <w:i/>
      <w:sz w:val="28"/>
      <w:szCs w:val="32"/>
      <w14:ligatures w14:val="none"/>
      <w:rPrChange w:id="1" w:author="user" w:date="2025-10-21T12:35:00Z">
        <w:rPr>
          <w:rFonts w:asciiTheme="majorHAnsi" w:eastAsiaTheme="majorEastAsia" w:hAnsiTheme="majorHAnsi" w:cstheme="majorBidi"/>
          <w:color w:val="2F5496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44B5"/>
    <w:pPr>
      <w:keepNext/>
      <w:keepLines/>
      <w:numPr>
        <w:ilvl w:val="2"/>
        <w:numId w:val="22"/>
      </w:numPr>
      <w:spacing w:before="120" w:after="120"/>
      <w:outlineLvl w:val="2"/>
      <w:pPrChange w:id="2" w:author="user" w:date="2025-10-21T12:27:00Z">
        <w:pPr>
          <w:keepNext/>
          <w:keepLines/>
          <w:spacing w:before="160" w:after="80" w:line="278" w:lineRule="auto"/>
          <w:outlineLvl w:val="2"/>
        </w:pPr>
      </w:pPrChange>
    </w:pPr>
    <w:rPr>
      <w:rFonts w:ascii="Times New Roman" w:eastAsiaTheme="majorEastAsia" w:hAnsi="Times New Roman" w:cstheme="majorBidi"/>
      <w:b/>
      <w:i/>
      <w:sz w:val="28"/>
      <w:szCs w:val="28"/>
      <w:rPrChange w:id="2" w:author="user" w:date="2025-10-21T12:27:00Z">
        <w:rPr>
          <w:rFonts w:eastAsiaTheme="majorEastAsia" w:cstheme="majorBidi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675"/>
    <w:pPr>
      <w:keepNext/>
      <w:keepLines/>
      <w:numPr>
        <w:ilvl w:val="3"/>
        <w:numId w:val="22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675"/>
    <w:pPr>
      <w:keepNext/>
      <w:keepLines/>
      <w:numPr>
        <w:ilvl w:val="4"/>
        <w:numId w:val="22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675"/>
    <w:pPr>
      <w:keepNext/>
      <w:keepLines/>
      <w:numPr>
        <w:ilvl w:val="5"/>
        <w:numId w:val="2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675"/>
    <w:pPr>
      <w:keepNext/>
      <w:keepLines/>
      <w:numPr>
        <w:ilvl w:val="6"/>
        <w:numId w:val="2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675"/>
    <w:pPr>
      <w:keepNext/>
      <w:keepLines/>
      <w:numPr>
        <w:ilvl w:val="7"/>
        <w:numId w:val="2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675"/>
    <w:pPr>
      <w:keepNext/>
      <w:keepLines/>
      <w:numPr>
        <w:ilvl w:val="8"/>
        <w:numId w:val="2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5E9"/>
    <w:rPr>
      <w:rFonts w:ascii="Times New Roman" w:eastAsiaTheme="majorEastAsia" w:hAnsi="Times New Roman" w:cstheme="majorBidi"/>
      <w:b/>
      <w:caps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7E9C"/>
    <w:rPr>
      <w:rFonts w:ascii="Times New Roman" w:eastAsiaTheme="majorEastAsia" w:hAnsi="Times New Roman" w:cstheme="majorBidi"/>
      <w:b/>
      <w:i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A7E9C"/>
    <w:rPr>
      <w:rFonts w:ascii="Times New Roman" w:eastAsiaTheme="majorEastAsia" w:hAnsi="Times New Roman" w:cstheme="majorBidi"/>
      <w:b/>
      <w:i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6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6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6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6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6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6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6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6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6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6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6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675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BA7E9C"/>
    <w:pPr>
      <w:spacing w:after="0" w:line="240" w:lineRule="auto"/>
    </w:pPr>
  </w:style>
  <w:style w:type="paragraph" w:customStyle="1" w:styleId="Section1Phandau">
    <w:name w:val="Section1_Phandau"/>
    <w:basedOn w:val="Normal"/>
    <w:link w:val="Section1PhandauChar"/>
    <w:qFormat/>
    <w:rsid w:val="00BA7E9C"/>
    <w:pPr>
      <w:spacing w:before="120" w:after="120" w:line="240" w:lineRule="auto"/>
      <w:jc w:val="center"/>
      <w:pPrChange w:id="3" w:author="Pham Ngoc Nga - B2505848" w:date="2025-10-20T00:12:00Z">
        <w:pPr>
          <w:spacing w:after="160" w:line="278" w:lineRule="auto"/>
        </w:pPr>
      </w:pPrChange>
    </w:pPr>
    <w:rPr>
      <w:rFonts w:ascii="Times New Roman" w:hAnsi="Times New Roman" w:cs="Times New Roman"/>
      <w:b/>
      <w:caps/>
      <w:sz w:val="32"/>
      <w:rPrChange w:id="3" w:author="Pham Ngoc Nga - B2505848" w:date="2025-10-20T00:12:00Z">
        <w:rPr>
          <w:rFonts w:eastAsiaTheme="minorHAns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Section1PhandauChar">
    <w:name w:val="Section1_Phandau Char"/>
    <w:basedOn w:val="DefaultParagraphFont"/>
    <w:link w:val="Section1Phandau"/>
    <w:rsid w:val="00BA7E9C"/>
    <w:rPr>
      <w:rFonts w:ascii="Times New Roman" w:hAnsi="Times New Roman" w:cs="Times New Roman"/>
      <w:b/>
      <w:caps/>
      <w:sz w:val="32"/>
    </w:rPr>
  </w:style>
  <w:style w:type="paragraph" w:customStyle="1" w:styleId="Section2Phancuoi">
    <w:name w:val="Section2_Phancuoi"/>
    <w:basedOn w:val="Section1Phandau"/>
    <w:link w:val="Section2PhancuoiChar"/>
    <w:qFormat/>
    <w:rsid w:val="00BA7E9C"/>
    <w:pPr>
      <w:pPrChange w:id="4" w:author="Pham Ngoc Nga - B2505848" w:date="2025-10-20T00:13:00Z">
        <w:pPr>
          <w:spacing w:before="120" w:after="120"/>
          <w:jc w:val="center"/>
        </w:pPr>
      </w:pPrChange>
    </w:pPr>
    <w:rPr>
      <w:rPrChange w:id="4" w:author="Pham Ngoc Nga - B2505848" w:date="2025-10-20T00:13:00Z">
        <w:rPr>
          <w:rFonts w:eastAsiaTheme="minorHAnsi"/>
          <w:kern w:val="2"/>
          <w:sz w:val="32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Section2PhancuoiChar">
    <w:name w:val="Section2_Phancuoi Char"/>
    <w:basedOn w:val="Section1PhandauChar"/>
    <w:link w:val="Section2Phancuoi"/>
    <w:rsid w:val="00BA7E9C"/>
    <w:rPr>
      <w:rFonts w:ascii="Times New Roman" w:hAnsi="Times New Roman" w:cs="Times New Roman"/>
      <w:b/>
      <w:caps/>
      <w:sz w:val="32"/>
    </w:rPr>
  </w:style>
  <w:style w:type="paragraph" w:styleId="Caption">
    <w:name w:val="caption"/>
    <w:basedOn w:val="Normal"/>
    <w:next w:val="Normal"/>
    <w:uiPriority w:val="35"/>
    <w:unhideWhenUsed/>
    <w:qFormat/>
    <w:rsid w:val="00BA7E9C"/>
    <w:pPr>
      <w:spacing w:before="60" w:after="60" w:line="240" w:lineRule="auto"/>
      <w:pPrChange w:id="5" w:author="Pham Ngoc Nga - B2505848" w:date="2025-10-20T00:25:00Z">
        <w:pPr>
          <w:spacing w:after="200"/>
        </w:pPr>
      </w:pPrChange>
    </w:pPr>
    <w:rPr>
      <w:rFonts w:ascii="Times New Roman" w:hAnsi="Times New Roman"/>
      <w:b/>
      <w:i/>
      <w:iCs/>
      <w:sz w:val="18"/>
      <w:szCs w:val="18"/>
      <w:rPrChange w:id="5" w:author="Pham Ngoc Nga - B2505848" w:date="2025-10-20T00:25:00Z">
        <w:rPr>
          <w:rFonts w:eastAsiaTheme="minorHAnsi" w:cstheme="minorBidi"/>
          <w:i/>
          <w:iCs/>
          <w:color w:val="44546A" w:themeColor="text2"/>
          <w:kern w:val="2"/>
          <w:sz w:val="18"/>
          <w:szCs w:val="18"/>
          <w:lang w:val="en-US" w:eastAsia="en-US" w:bidi="ar-SA"/>
          <w14:ligatures w14:val="standardContextual"/>
        </w:rPr>
      </w:rPrChange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767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7674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4A41E9"/>
    <w:pPr>
      <w:spacing w:after="0" w:line="240" w:lineRule="auto"/>
    </w:pPr>
  </w:style>
  <w:style w:type="paragraph" w:styleId="TOC2">
    <w:name w:val="toc 2"/>
    <w:next w:val="Normal"/>
    <w:autoRedefine/>
    <w:uiPriority w:val="39"/>
    <w:unhideWhenUsed/>
    <w:rsid w:val="00BD5A21"/>
    <w:pPr>
      <w:spacing w:after="100"/>
      <w:ind w:left="240"/>
    </w:pPr>
    <w:rPr>
      <w:rFonts w:ascii="Times New Roman" w:eastAsiaTheme="majorEastAsia" w:hAnsi="Times New Roman" w:cstheme="majorBidi"/>
      <w:b/>
      <w:i/>
      <w:sz w:val="28"/>
      <w:szCs w:val="32"/>
      <w14:ligatures w14:val="none"/>
    </w:rPr>
  </w:style>
  <w:style w:type="paragraph" w:styleId="TOC1">
    <w:name w:val="toc 1"/>
    <w:next w:val="Normal"/>
    <w:autoRedefine/>
    <w:uiPriority w:val="39"/>
    <w:unhideWhenUsed/>
    <w:rsid w:val="00BD5A21"/>
    <w:pPr>
      <w:spacing w:after="100"/>
    </w:pPr>
    <w:rPr>
      <w:rFonts w:ascii="Times New Roman" w:eastAsiaTheme="majorEastAsia" w:hAnsi="Times New Roman" w:cstheme="majorBidi"/>
      <w:b/>
      <w:caps/>
      <w:sz w:val="32"/>
      <w:szCs w:val="40"/>
    </w:rPr>
  </w:style>
  <w:style w:type="paragraph" w:styleId="TOC3">
    <w:name w:val="toc 3"/>
    <w:next w:val="Normal"/>
    <w:autoRedefine/>
    <w:uiPriority w:val="39"/>
    <w:unhideWhenUsed/>
    <w:rsid w:val="00BD5A21"/>
    <w:pPr>
      <w:spacing w:after="100"/>
      <w:ind w:left="480"/>
    </w:pPr>
    <w:rPr>
      <w:rFonts w:ascii="Times New Roman" w:eastAsiaTheme="majorEastAsia" w:hAnsi="Times New Roman" w:cstheme="majorBidi"/>
      <w:b/>
      <w:i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B83E32"/>
    <w:rPr>
      <w:color w:val="0563C1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D0069D"/>
    <w:pPr>
      <w:spacing w:after="100"/>
      <w:ind w:left="720"/>
    </w:pPr>
  </w:style>
  <w:style w:type="paragraph" w:styleId="TableofFigures">
    <w:name w:val="table of figures"/>
    <w:basedOn w:val="Normal"/>
    <w:next w:val="Normal"/>
    <w:uiPriority w:val="99"/>
    <w:unhideWhenUsed/>
    <w:rsid w:val="00B124DD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726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8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6">
  <b:Source>
    <b:Tag>Trung</b:Tag>
    <b:SourceType>Book</b:SourceType>
    <b:Guid>{03F42F62-FE7E-4302-B9E1-03A6EF5244D3}</b:Guid>
    <b:Author>
      <b:Author>
        <b:NameList>
          <b:Person>
            <b:Last>Nguyễn</b:Last>
            <b:Middle>Minh</b:Middle>
            <b:First>Trung </b:First>
          </b:Person>
        </b:NameList>
      </b:Author>
    </b:Author>
    <b:Title>Bài giảng Nền tảng CNTT</b:Title>
    <b:Year>2021</b:Year>
    <b:RefOrder>1</b:RefOrder>
  </b:Source>
  <b:Source>
    <b:Tag>Nhi</b:Tag>
    <b:SourceType>InternetSite</b:SourceType>
    <b:Guid>{B0C9F4F0-6FAA-4BBA-B987-DCFB16F2A26A}</b:Guid>
    <b:Title>Firebase là gì</b:Title>
    <b:ProductionCompany>Tino group</b:ProductionCompany>
    <b:URL>https://wiki.tino.org/firebase-la-gi/</b:URL>
    <b:Author>
      <b:Author>
        <b:NameList>
          <b:Person>
            <b:Last>Hồng</b:Last>
            <b:First>Nhi</b:First>
          </b:Person>
        </b:NameList>
      </b:Author>
    </b:Author>
    <b:RefOrder>2</b:RefOrder>
  </b:Source>
</b:Sources>
</file>

<file path=customXml/itemProps1.xml><?xml version="1.0" encoding="utf-8"?>
<ds:datastoreItem xmlns:ds="http://schemas.openxmlformats.org/officeDocument/2006/customXml" ds:itemID="{D45B3466-2766-4B48-BEBD-0044BD1119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</Pages>
  <Words>1091</Words>
  <Characters>6223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Ngoc Nga - B2505848</dc:creator>
  <cp:keywords/>
  <dc:description/>
  <cp:lastModifiedBy>user</cp:lastModifiedBy>
  <cp:revision>9</cp:revision>
  <dcterms:created xsi:type="dcterms:W3CDTF">2025-10-19T16:53:00Z</dcterms:created>
  <dcterms:modified xsi:type="dcterms:W3CDTF">2025-10-21T06:47:00Z</dcterms:modified>
</cp:coreProperties>
</file>